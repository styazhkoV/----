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8D374" w14:textId="4B7A3D0D" w:rsidR="008648C3" w:rsidRPr="00AC7761" w:rsidRDefault="008648C3" w:rsidP="008648C3">
      <w:pPr>
        <w:spacing w:after="0" w:line="240" w:lineRule="auto"/>
        <w:jc w:val="right"/>
        <w:rPr>
          <w:b/>
          <w:lang w:eastAsia="ru-RU"/>
        </w:rPr>
      </w:pPr>
      <w:r w:rsidRPr="00AC7761">
        <w:rPr>
          <w:b/>
          <w:lang w:eastAsia="ru-RU"/>
        </w:rPr>
        <w:t>Приложение 1</w:t>
      </w:r>
    </w:p>
    <w:p w14:paraId="776A129F" w14:textId="38ADDCCA" w:rsidR="008648C3" w:rsidRDefault="008648C3" w:rsidP="008648C3">
      <w:pPr>
        <w:spacing w:after="0" w:line="240" w:lineRule="auto"/>
        <w:jc w:val="right"/>
        <w:rPr>
          <w:lang w:eastAsia="ru-RU"/>
        </w:rPr>
      </w:pPr>
      <w:r>
        <w:rPr>
          <w:lang w:eastAsia="ru-RU"/>
        </w:rPr>
        <w:t xml:space="preserve">к </w:t>
      </w:r>
      <w:r w:rsidR="00B5218B">
        <w:rPr>
          <w:lang w:eastAsia="ru-RU"/>
        </w:rPr>
        <w:t xml:space="preserve">Правилам </w:t>
      </w:r>
      <w:r>
        <w:rPr>
          <w:lang w:eastAsia="ru-RU"/>
        </w:rPr>
        <w:t xml:space="preserve">по автоматизации </w:t>
      </w:r>
    </w:p>
    <w:p w14:paraId="6F56D463" w14:textId="77777777" w:rsidR="008648C3" w:rsidRDefault="008648C3" w:rsidP="008648C3">
      <w:pPr>
        <w:spacing w:after="0" w:line="240" w:lineRule="auto"/>
        <w:jc w:val="right"/>
        <w:rPr>
          <w:lang w:eastAsia="ru-RU"/>
        </w:rPr>
      </w:pPr>
      <w:r>
        <w:rPr>
          <w:lang w:eastAsia="ru-RU"/>
        </w:rPr>
        <w:t>банковских технологических процессов</w:t>
      </w:r>
    </w:p>
    <w:p w14:paraId="5B8FD209" w14:textId="3B5963CF" w:rsidR="008648C3" w:rsidRDefault="008648C3" w:rsidP="008648C3">
      <w:pPr>
        <w:spacing w:after="0" w:line="240" w:lineRule="auto"/>
        <w:jc w:val="right"/>
        <w:rPr>
          <w:lang w:eastAsia="ru-RU"/>
        </w:rPr>
      </w:pPr>
      <w:r>
        <w:rPr>
          <w:lang w:eastAsia="ru-RU"/>
        </w:rPr>
        <w:t xml:space="preserve"> в АО «</w:t>
      </w:r>
      <w:r>
        <w:rPr>
          <w:lang w:val="en-GB" w:eastAsia="ru-RU"/>
        </w:rPr>
        <w:t>Bank</w:t>
      </w:r>
      <w:r w:rsidRPr="008648C3">
        <w:rPr>
          <w:lang w:eastAsia="ru-RU"/>
        </w:rPr>
        <w:t xml:space="preserve"> </w:t>
      </w:r>
      <w:r>
        <w:rPr>
          <w:lang w:val="en-GB" w:eastAsia="ru-RU"/>
        </w:rPr>
        <w:t>RBK</w:t>
      </w:r>
      <w:r>
        <w:rPr>
          <w:lang w:eastAsia="ru-RU"/>
        </w:rPr>
        <w:t>»</w:t>
      </w:r>
    </w:p>
    <w:p w14:paraId="367F4F65" w14:textId="4D15A9B0" w:rsidR="008648C3" w:rsidRDefault="008648C3" w:rsidP="00F839CC">
      <w:pPr>
        <w:rPr>
          <w:lang w:eastAsia="ru-RU"/>
        </w:rPr>
      </w:pPr>
    </w:p>
    <w:p w14:paraId="6376832E" w14:textId="34CCB10F" w:rsidR="008648C3" w:rsidRPr="008648C3" w:rsidRDefault="008648C3" w:rsidP="008648C3">
      <w:pPr>
        <w:pStyle w:val="StyleHTScoverheadingredLatin28pt"/>
        <w:jc w:val="center"/>
        <w:rPr>
          <w:color w:val="404040"/>
          <w:sz w:val="28"/>
          <w:szCs w:val="28"/>
          <w:lang w:val="ru-RU"/>
        </w:rPr>
      </w:pPr>
      <w:r w:rsidRPr="00F63F0C">
        <w:rPr>
          <w:color w:val="404040"/>
          <w:sz w:val="28"/>
          <w:szCs w:val="28"/>
          <w:u w:val="single"/>
          <w:lang w:val="ru-RU"/>
        </w:rPr>
        <w:t>Заявка на разработку</w:t>
      </w:r>
      <w:r w:rsidR="0058038A">
        <w:rPr>
          <w:color w:val="404040"/>
          <w:sz w:val="28"/>
          <w:szCs w:val="28"/>
          <w:lang w:val="ru-RU"/>
        </w:rPr>
        <w:t xml:space="preserve"> </w:t>
      </w:r>
    </w:p>
    <w:p w14:paraId="54937971" w14:textId="77777777" w:rsidR="008648C3" w:rsidRPr="002B5765" w:rsidRDefault="008648C3" w:rsidP="008648C3">
      <w:pPr>
        <w:pStyle w:val="StyleHTScoverheadingredLatin28pt"/>
        <w:jc w:val="right"/>
        <w:rPr>
          <w:color w:val="404040"/>
          <w:lang w:val="ru-RU"/>
        </w:rPr>
      </w:pPr>
    </w:p>
    <w:p w14:paraId="38A6B5F3" w14:textId="77777777" w:rsidR="008648C3" w:rsidRPr="000D39AD" w:rsidRDefault="008648C3" w:rsidP="008648C3">
      <w:pPr>
        <w:jc w:val="right"/>
        <w:rPr>
          <w:b/>
          <w:color w:val="1F4E79"/>
        </w:rPr>
      </w:pPr>
      <w:r w:rsidRPr="000D39AD">
        <w:rPr>
          <w:b/>
          <w:color w:val="1F4E79"/>
        </w:rPr>
        <w:t>Проект/Инициатива/</w:t>
      </w:r>
      <w:r w:rsidRPr="00F63F0C">
        <w:rPr>
          <w:b/>
          <w:color w:val="1F4E79"/>
          <w:u w:val="single"/>
        </w:rPr>
        <w:t>Заявка на разработку</w:t>
      </w:r>
    </w:p>
    <w:p w14:paraId="6E9EF335" w14:textId="1BE4B10C" w:rsidR="008648C3" w:rsidRPr="000D39AD" w:rsidRDefault="008648C3" w:rsidP="008648C3">
      <w:pPr>
        <w:jc w:val="right"/>
        <w:rPr>
          <w:b/>
          <w:color w:val="1F4E79"/>
        </w:rPr>
      </w:pPr>
      <w:r w:rsidRPr="000D39AD">
        <w:rPr>
          <w:b/>
          <w:color w:val="1F4E79"/>
        </w:rPr>
        <w:t>[</w:t>
      </w:r>
      <w:r w:rsidR="00FB7A3C">
        <w:rPr>
          <w:b/>
          <w:color w:val="1F4E79"/>
        </w:rPr>
        <w:t>14</w:t>
      </w:r>
      <w:r w:rsidR="00F63F0C">
        <w:rPr>
          <w:b/>
          <w:color w:val="1F4E79"/>
        </w:rPr>
        <w:t>.0</w:t>
      </w:r>
      <w:r w:rsidR="00AB62E5">
        <w:rPr>
          <w:b/>
          <w:color w:val="1F4E79"/>
        </w:rPr>
        <w:t>9</w:t>
      </w:r>
      <w:r w:rsidR="00F63F0C">
        <w:rPr>
          <w:b/>
          <w:color w:val="1F4E79"/>
        </w:rPr>
        <w:t>.202</w:t>
      </w:r>
      <w:r w:rsidR="00AB62E5">
        <w:rPr>
          <w:b/>
          <w:color w:val="1F4E79"/>
        </w:rPr>
        <w:t>2</w:t>
      </w:r>
      <w:r w:rsidR="00F63F0C">
        <w:rPr>
          <w:b/>
          <w:color w:val="1F4E79"/>
        </w:rPr>
        <w:t>г.</w:t>
      </w:r>
      <w:r w:rsidRPr="000D39AD">
        <w:rPr>
          <w:b/>
          <w:color w:val="1F4E79"/>
        </w:rPr>
        <w:t>]</w:t>
      </w:r>
    </w:p>
    <w:p w14:paraId="62E5207A" w14:textId="77777777" w:rsidR="008648C3" w:rsidRPr="000D39AD" w:rsidRDefault="008648C3" w:rsidP="008648C3">
      <w:pPr>
        <w:jc w:val="right"/>
        <w:rPr>
          <w:b/>
          <w:color w:val="1F4E79"/>
        </w:rPr>
      </w:pPr>
      <w:r w:rsidRPr="000D39AD">
        <w:rPr>
          <w:b/>
          <w:color w:val="1F4E79"/>
        </w:rPr>
        <w:t>Версия 1.0</w:t>
      </w:r>
    </w:p>
    <w:p w14:paraId="0B1BDBA3" w14:textId="77777777" w:rsidR="008648C3" w:rsidRPr="002B5765" w:rsidRDefault="008648C3" w:rsidP="008648C3"/>
    <w:p w14:paraId="46C5C498" w14:textId="77777777" w:rsidR="008648C3" w:rsidRPr="00ED161B" w:rsidRDefault="008648C3" w:rsidP="008648C3">
      <w:pPr>
        <w:pStyle w:val="StyleHTScoverheadingredLatin28pt"/>
        <w:rPr>
          <w:rFonts w:ascii="Arial" w:hAnsi="Arial"/>
          <w:color w:val="646464"/>
          <w:sz w:val="36"/>
          <w:szCs w:val="36"/>
          <w:lang w:val="ru-RU"/>
        </w:rPr>
      </w:pPr>
      <w:r>
        <w:rPr>
          <w:rFonts w:ascii="Arial" w:hAnsi="Arial"/>
          <w:color w:val="646464"/>
          <w:sz w:val="36"/>
          <w:szCs w:val="36"/>
          <w:lang w:val="ru-RU"/>
        </w:rPr>
        <w:br w:type="page"/>
      </w:r>
    </w:p>
    <w:p w14:paraId="2C13E6E4" w14:textId="77777777" w:rsidR="008648C3" w:rsidRPr="00026CBF" w:rsidRDefault="008648C3" w:rsidP="008648C3"/>
    <w:p w14:paraId="128D9358" w14:textId="77777777" w:rsidR="008648C3" w:rsidRPr="00B26638" w:rsidRDefault="008648C3" w:rsidP="008648C3">
      <w:pPr>
        <w:jc w:val="center"/>
        <w:rPr>
          <w:rFonts w:ascii="Montserrat" w:hAnsi="Montserrat"/>
          <w:b/>
          <w:color w:val="1F4E79"/>
        </w:rPr>
      </w:pPr>
      <w:r w:rsidRPr="00B26638">
        <w:rPr>
          <w:rFonts w:ascii="Montserrat" w:hAnsi="Montserrat"/>
          <w:b/>
          <w:color w:val="1F4E79"/>
        </w:rPr>
        <w:t>1.1 История изменений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1984"/>
        <w:gridCol w:w="5470"/>
      </w:tblGrid>
      <w:tr w:rsidR="008648C3" w:rsidRPr="00B26638" w14:paraId="2A736BA0" w14:textId="77777777" w:rsidTr="007B6F08">
        <w:tc>
          <w:tcPr>
            <w:tcW w:w="1668" w:type="dxa"/>
            <w:shd w:val="clear" w:color="auto" w:fill="A6A6A6"/>
          </w:tcPr>
          <w:p w14:paraId="5C5A5AA1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Дата</w:t>
            </w:r>
          </w:p>
        </w:tc>
        <w:tc>
          <w:tcPr>
            <w:tcW w:w="1984" w:type="dxa"/>
            <w:shd w:val="clear" w:color="auto" w:fill="A6A6A6"/>
          </w:tcPr>
          <w:p w14:paraId="1153AD28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Версия</w:t>
            </w:r>
          </w:p>
        </w:tc>
        <w:tc>
          <w:tcPr>
            <w:tcW w:w="5470" w:type="dxa"/>
            <w:shd w:val="clear" w:color="auto" w:fill="A6A6A6"/>
          </w:tcPr>
          <w:p w14:paraId="522682C4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Описание изменений</w:t>
            </w:r>
          </w:p>
        </w:tc>
      </w:tr>
      <w:tr w:rsidR="008648C3" w:rsidRPr="00B26638" w14:paraId="1A8B5E26" w14:textId="77777777" w:rsidTr="007B6F08">
        <w:tc>
          <w:tcPr>
            <w:tcW w:w="1668" w:type="dxa"/>
            <w:shd w:val="clear" w:color="auto" w:fill="EAEAEA"/>
          </w:tcPr>
          <w:p w14:paraId="28F4AB79" w14:textId="55373468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</w:rPr>
            </w:pPr>
          </w:p>
        </w:tc>
        <w:tc>
          <w:tcPr>
            <w:tcW w:w="1984" w:type="dxa"/>
            <w:shd w:val="clear" w:color="auto" w:fill="EAEAEA"/>
          </w:tcPr>
          <w:p w14:paraId="4D630C56" w14:textId="223BD19C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5470" w:type="dxa"/>
            <w:shd w:val="clear" w:color="auto" w:fill="EAEAEA"/>
          </w:tcPr>
          <w:p w14:paraId="6BDD0EBD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</w:tr>
      <w:tr w:rsidR="008648C3" w:rsidRPr="00B26638" w14:paraId="71A34819" w14:textId="77777777" w:rsidTr="007B6F08">
        <w:tc>
          <w:tcPr>
            <w:tcW w:w="1668" w:type="dxa"/>
            <w:shd w:val="clear" w:color="auto" w:fill="auto"/>
          </w:tcPr>
          <w:p w14:paraId="6FA7AA73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</w:rPr>
            </w:pPr>
          </w:p>
        </w:tc>
        <w:tc>
          <w:tcPr>
            <w:tcW w:w="1984" w:type="dxa"/>
            <w:shd w:val="clear" w:color="auto" w:fill="auto"/>
          </w:tcPr>
          <w:p w14:paraId="0E42E508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5470" w:type="dxa"/>
            <w:shd w:val="clear" w:color="auto" w:fill="auto"/>
          </w:tcPr>
          <w:p w14:paraId="37592312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</w:tr>
      <w:tr w:rsidR="008648C3" w:rsidRPr="00B26638" w14:paraId="5B35C206" w14:textId="77777777" w:rsidTr="007B6F08">
        <w:tc>
          <w:tcPr>
            <w:tcW w:w="1668" w:type="dxa"/>
            <w:shd w:val="clear" w:color="auto" w:fill="EAEAEA"/>
          </w:tcPr>
          <w:p w14:paraId="2011C9C4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</w:rPr>
            </w:pPr>
          </w:p>
        </w:tc>
        <w:tc>
          <w:tcPr>
            <w:tcW w:w="1984" w:type="dxa"/>
            <w:shd w:val="clear" w:color="auto" w:fill="EAEAEA"/>
          </w:tcPr>
          <w:p w14:paraId="65762038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5470" w:type="dxa"/>
            <w:shd w:val="clear" w:color="auto" w:fill="EAEAEA"/>
          </w:tcPr>
          <w:p w14:paraId="7FBEF123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</w:tr>
    </w:tbl>
    <w:p w14:paraId="38615931" w14:textId="77777777" w:rsidR="008648C3" w:rsidRPr="00B26638" w:rsidRDefault="008648C3" w:rsidP="008648C3">
      <w:pPr>
        <w:rPr>
          <w:rFonts w:ascii="Montserrat" w:hAnsi="Montserrat"/>
        </w:rPr>
      </w:pPr>
    </w:p>
    <w:p w14:paraId="09A76DB1" w14:textId="77777777" w:rsidR="008648C3" w:rsidRPr="00B26638" w:rsidRDefault="008648C3" w:rsidP="008648C3">
      <w:pPr>
        <w:jc w:val="center"/>
        <w:rPr>
          <w:rFonts w:ascii="Montserrat" w:hAnsi="Montserrat"/>
          <w:b/>
          <w:color w:val="1F4E79"/>
        </w:rPr>
      </w:pPr>
      <w:r w:rsidRPr="00B26638">
        <w:rPr>
          <w:rFonts w:ascii="Montserrat" w:hAnsi="Montserrat"/>
          <w:b/>
          <w:color w:val="1F4E79"/>
        </w:rPr>
        <w:t>1.2 Лист согласования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1818"/>
        <w:gridCol w:w="2245"/>
        <w:gridCol w:w="1747"/>
        <w:gridCol w:w="1680"/>
      </w:tblGrid>
      <w:tr w:rsidR="008648C3" w:rsidRPr="00B26638" w14:paraId="43CA7AD4" w14:textId="77777777" w:rsidTr="00B4563B">
        <w:tc>
          <w:tcPr>
            <w:tcW w:w="2001" w:type="dxa"/>
            <w:shd w:val="clear" w:color="auto" w:fill="A6A6A6"/>
          </w:tcPr>
          <w:p w14:paraId="7727DE50" w14:textId="77777777" w:rsidR="008648C3" w:rsidRPr="00B26638" w:rsidRDefault="008648C3" w:rsidP="007B6F08">
            <w:pPr>
              <w:jc w:val="center"/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Роль</w:t>
            </w:r>
          </w:p>
        </w:tc>
        <w:tc>
          <w:tcPr>
            <w:tcW w:w="1681" w:type="dxa"/>
            <w:shd w:val="clear" w:color="auto" w:fill="A6A6A6"/>
          </w:tcPr>
          <w:p w14:paraId="4F889A0C" w14:textId="77777777" w:rsidR="008648C3" w:rsidRPr="00B26638" w:rsidRDefault="008648C3" w:rsidP="007B6F08">
            <w:pPr>
              <w:jc w:val="center"/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ФИО</w:t>
            </w:r>
          </w:p>
        </w:tc>
        <w:tc>
          <w:tcPr>
            <w:tcW w:w="1838" w:type="dxa"/>
            <w:shd w:val="clear" w:color="auto" w:fill="A6A6A6"/>
          </w:tcPr>
          <w:p w14:paraId="468AA948" w14:textId="77777777" w:rsidR="008648C3" w:rsidRPr="00B26638" w:rsidRDefault="008648C3" w:rsidP="007B6F08">
            <w:pPr>
              <w:jc w:val="center"/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Должность</w:t>
            </w:r>
          </w:p>
        </w:tc>
        <w:tc>
          <w:tcPr>
            <w:tcW w:w="1747" w:type="dxa"/>
            <w:shd w:val="clear" w:color="auto" w:fill="A6A6A6"/>
          </w:tcPr>
          <w:p w14:paraId="508D10B6" w14:textId="77777777" w:rsidR="008648C3" w:rsidRPr="00B26638" w:rsidRDefault="008648C3" w:rsidP="007B6F08">
            <w:pPr>
              <w:jc w:val="center"/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Подпись</w:t>
            </w:r>
          </w:p>
        </w:tc>
        <w:tc>
          <w:tcPr>
            <w:tcW w:w="1680" w:type="dxa"/>
            <w:shd w:val="clear" w:color="auto" w:fill="A6A6A6"/>
          </w:tcPr>
          <w:p w14:paraId="4EC702FD" w14:textId="77777777" w:rsidR="008648C3" w:rsidRPr="00B26638" w:rsidRDefault="008648C3" w:rsidP="007B6F08">
            <w:pPr>
              <w:jc w:val="center"/>
              <w:rPr>
                <w:rFonts w:ascii="Montserrat" w:eastAsia="Calibri" w:hAnsi="Montserrat"/>
                <w:b/>
                <w:bCs/>
                <w:color w:val="000000"/>
              </w:rPr>
            </w:pPr>
            <w:r w:rsidRPr="00B26638">
              <w:rPr>
                <w:rFonts w:ascii="Montserrat" w:eastAsia="Calibri" w:hAnsi="Montserrat"/>
                <w:b/>
                <w:bCs/>
                <w:color w:val="000000"/>
              </w:rPr>
              <w:t>Дата</w:t>
            </w:r>
          </w:p>
        </w:tc>
      </w:tr>
      <w:tr w:rsidR="008648C3" w14:paraId="655C09F8" w14:textId="77777777" w:rsidTr="00B4563B">
        <w:tc>
          <w:tcPr>
            <w:tcW w:w="2001" w:type="dxa"/>
            <w:shd w:val="clear" w:color="auto" w:fill="EAEAEA"/>
          </w:tcPr>
          <w:p w14:paraId="49D6E577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</w:rPr>
            </w:pPr>
            <w:r w:rsidRPr="00B26638">
              <w:rPr>
                <w:rFonts w:ascii="Montserrat" w:eastAsia="Calibri" w:hAnsi="Montserrat"/>
                <w:bCs/>
              </w:rPr>
              <w:t>Спонсор проекта</w:t>
            </w:r>
          </w:p>
        </w:tc>
        <w:tc>
          <w:tcPr>
            <w:tcW w:w="1681" w:type="dxa"/>
            <w:shd w:val="clear" w:color="auto" w:fill="EAEAEA"/>
          </w:tcPr>
          <w:p w14:paraId="542DE6E3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838" w:type="dxa"/>
            <w:shd w:val="clear" w:color="auto" w:fill="EAEAEA"/>
          </w:tcPr>
          <w:p w14:paraId="7FFF7870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747" w:type="dxa"/>
            <w:shd w:val="clear" w:color="auto" w:fill="EAEAEA"/>
          </w:tcPr>
          <w:p w14:paraId="06BC6910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EAEAEA"/>
          </w:tcPr>
          <w:p w14:paraId="05172E68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</w:tr>
      <w:tr w:rsidR="008648C3" w14:paraId="4715EBC7" w14:textId="77777777" w:rsidTr="00B4563B">
        <w:tc>
          <w:tcPr>
            <w:tcW w:w="2001" w:type="dxa"/>
            <w:shd w:val="clear" w:color="auto" w:fill="auto"/>
          </w:tcPr>
          <w:p w14:paraId="16F76628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</w:rPr>
            </w:pPr>
            <w:r w:rsidRPr="00B26638">
              <w:rPr>
                <w:rFonts w:ascii="Montserrat" w:eastAsia="Calibri" w:hAnsi="Montserrat"/>
                <w:bCs/>
              </w:rPr>
              <w:t>Бизнес-владелец</w:t>
            </w:r>
          </w:p>
        </w:tc>
        <w:tc>
          <w:tcPr>
            <w:tcW w:w="1681" w:type="dxa"/>
            <w:shd w:val="clear" w:color="auto" w:fill="auto"/>
          </w:tcPr>
          <w:p w14:paraId="2C16D80F" w14:textId="7400F037" w:rsidR="008648C3" w:rsidRPr="00B26638" w:rsidRDefault="00AB62E5" w:rsidP="007B6F08">
            <w:pPr>
              <w:rPr>
                <w:rFonts w:ascii="Montserrat" w:eastAsia="Calibri" w:hAnsi="Montserrat"/>
                <w:lang w:val="kk-KZ"/>
              </w:rPr>
            </w:pPr>
            <w:r w:rsidRPr="00B26638">
              <w:rPr>
                <w:rFonts w:ascii="Montserrat" w:eastAsia="Calibri" w:hAnsi="Montserrat"/>
              </w:rPr>
              <w:t>З</w:t>
            </w:r>
            <w:r w:rsidRPr="00B26638">
              <w:rPr>
                <w:rFonts w:ascii="Montserrat" w:eastAsia="Calibri" w:hAnsi="Montserrat"/>
                <w:lang w:val="kk-KZ"/>
              </w:rPr>
              <w:t>ұлкарнай Ерқанат</w:t>
            </w:r>
          </w:p>
        </w:tc>
        <w:tc>
          <w:tcPr>
            <w:tcW w:w="1838" w:type="dxa"/>
            <w:shd w:val="clear" w:color="auto" w:fill="auto"/>
          </w:tcPr>
          <w:p w14:paraId="036B94E4" w14:textId="6B31696B" w:rsidR="008648C3" w:rsidRPr="00B26638" w:rsidRDefault="00F63F0C" w:rsidP="00B4563B">
            <w:pPr>
              <w:rPr>
                <w:rFonts w:ascii="Montserrat" w:eastAsia="Calibri" w:hAnsi="Montserrat"/>
                <w:lang w:val="kk-KZ"/>
              </w:rPr>
            </w:pPr>
            <w:r w:rsidRPr="00B26638">
              <w:rPr>
                <w:rFonts w:ascii="Montserrat" w:eastAsia="Calibri" w:hAnsi="Montserrat"/>
                <w:u w:val="single"/>
              </w:rPr>
              <w:t>Директор</w:t>
            </w:r>
            <w:r w:rsidRPr="00B26638">
              <w:rPr>
                <w:rFonts w:ascii="Montserrat" w:eastAsia="Calibri" w:hAnsi="Montserrat"/>
              </w:rPr>
              <w:t xml:space="preserve"> </w:t>
            </w:r>
            <w:r w:rsidR="00AB62E5" w:rsidRPr="00B26638">
              <w:rPr>
                <w:rFonts w:ascii="Montserrat" w:eastAsia="Calibri" w:hAnsi="Montserrat"/>
                <w:lang w:val="kk-KZ"/>
              </w:rPr>
              <w:t>Д</w:t>
            </w:r>
            <w:r w:rsidR="00B4563B" w:rsidRPr="00B26638">
              <w:rPr>
                <w:rFonts w:ascii="Montserrat" w:eastAsia="Calibri" w:hAnsi="Montserrat"/>
                <w:lang w:val="kk-KZ"/>
              </w:rPr>
              <w:t>епартамент по развитию массового бизнеса</w:t>
            </w:r>
          </w:p>
        </w:tc>
        <w:tc>
          <w:tcPr>
            <w:tcW w:w="1747" w:type="dxa"/>
            <w:shd w:val="clear" w:color="auto" w:fill="auto"/>
          </w:tcPr>
          <w:p w14:paraId="513B8F59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auto"/>
          </w:tcPr>
          <w:p w14:paraId="74F71CB9" w14:textId="6691D0DB" w:rsidR="008648C3" w:rsidRPr="00B26638" w:rsidRDefault="00FB7A3C">
            <w:pPr>
              <w:rPr>
                <w:rFonts w:ascii="Montserrat" w:eastAsia="Calibri" w:hAnsi="Montserrat"/>
                <w:lang w:val="kk-KZ"/>
              </w:rPr>
            </w:pPr>
            <w:r>
              <w:rPr>
                <w:rFonts w:ascii="Montserrat" w:eastAsia="Calibri" w:hAnsi="Montserrat"/>
              </w:rPr>
              <w:t>14</w:t>
            </w:r>
            <w:r w:rsidR="00F63F0C" w:rsidRPr="00B26638">
              <w:rPr>
                <w:rFonts w:ascii="Montserrat" w:eastAsia="Calibri" w:hAnsi="Montserrat"/>
              </w:rPr>
              <w:t>.0</w:t>
            </w:r>
            <w:r w:rsidR="008520A9" w:rsidRPr="00B26638">
              <w:rPr>
                <w:rFonts w:ascii="Montserrat" w:eastAsia="Calibri" w:hAnsi="Montserrat"/>
                <w:lang w:val="kk-KZ"/>
              </w:rPr>
              <w:t>9</w:t>
            </w:r>
            <w:r w:rsidR="00F63F0C" w:rsidRPr="00B26638">
              <w:rPr>
                <w:rFonts w:ascii="Montserrat" w:eastAsia="Calibri" w:hAnsi="Montserrat"/>
              </w:rPr>
              <w:t>.202</w:t>
            </w:r>
            <w:r w:rsidR="00AB62E5" w:rsidRPr="00B26638">
              <w:rPr>
                <w:rFonts w:ascii="Montserrat" w:eastAsia="Calibri" w:hAnsi="Montserrat"/>
                <w:lang w:val="kk-KZ"/>
              </w:rPr>
              <w:t>2</w:t>
            </w:r>
          </w:p>
        </w:tc>
      </w:tr>
      <w:tr w:rsidR="008648C3" w14:paraId="20CC8CA1" w14:textId="77777777" w:rsidTr="00B4563B">
        <w:tc>
          <w:tcPr>
            <w:tcW w:w="2001" w:type="dxa"/>
            <w:shd w:val="clear" w:color="auto" w:fill="auto"/>
          </w:tcPr>
          <w:p w14:paraId="2F0313D3" w14:textId="77777777" w:rsidR="008648C3" w:rsidRPr="00B26638" w:rsidRDefault="008648C3" w:rsidP="007B6F08">
            <w:pPr>
              <w:rPr>
                <w:rFonts w:ascii="Montserrat" w:eastAsia="Calibri" w:hAnsi="Montserrat"/>
                <w:bCs/>
              </w:rPr>
            </w:pPr>
            <w:r w:rsidRPr="00B26638">
              <w:rPr>
                <w:rFonts w:ascii="Montserrat" w:eastAsia="Calibri" w:hAnsi="Montserrat"/>
                <w:bCs/>
              </w:rPr>
              <w:t xml:space="preserve">Заинтересованные структурные подразделения </w:t>
            </w:r>
          </w:p>
        </w:tc>
        <w:tc>
          <w:tcPr>
            <w:tcW w:w="1681" w:type="dxa"/>
            <w:shd w:val="clear" w:color="auto" w:fill="auto"/>
          </w:tcPr>
          <w:p w14:paraId="241C5A06" w14:textId="5CC734CC" w:rsidR="008648C3" w:rsidRPr="00B26638" w:rsidRDefault="00B4563B" w:rsidP="007B6F08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</w:rPr>
              <w:t>Калиева Алма</w:t>
            </w:r>
          </w:p>
        </w:tc>
        <w:tc>
          <w:tcPr>
            <w:tcW w:w="1838" w:type="dxa"/>
            <w:shd w:val="clear" w:color="auto" w:fill="auto"/>
          </w:tcPr>
          <w:p w14:paraId="6EB65FE2" w14:textId="665EC3B6" w:rsidR="008648C3" w:rsidRPr="00B26638" w:rsidRDefault="00B4563B" w:rsidP="00B4563B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  <w:u w:val="single"/>
              </w:rPr>
              <w:t>Главный комплаенс-контроллер</w:t>
            </w:r>
            <w:r w:rsidRPr="00B26638">
              <w:rPr>
                <w:rFonts w:ascii="Montserrat" w:eastAsia="Calibri" w:hAnsi="Montserrat"/>
              </w:rPr>
              <w:t xml:space="preserve"> Департамент комплаенс-контроля</w:t>
            </w:r>
          </w:p>
        </w:tc>
        <w:tc>
          <w:tcPr>
            <w:tcW w:w="1747" w:type="dxa"/>
            <w:shd w:val="clear" w:color="auto" w:fill="auto"/>
          </w:tcPr>
          <w:p w14:paraId="65895AC8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auto"/>
          </w:tcPr>
          <w:p w14:paraId="616CAA42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</w:tr>
      <w:tr w:rsidR="00EC6CA6" w14:paraId="4C58F8D3" w14:textId="77777777" w:rsidTr="00B4563B">
        <w:tc>
          <w:tcPr>
            <w:tcW w:w="2001" w:type="dxa"/>
            <w:shd w:val="clear" w:color="auto" w:fill="auto"/>
          </w:tcPr>
          <w:p w14:paraId="01DBD5E5" w14:textId="77777777" w:rsidR="00EC6CA6" w:rsidRPr="00B26638" w:rsidRDefault="00EC6CA6" w:rsidP="007B6F08">
            <w:pPr>
              <w:rPr>
                <w:rFonts w:ascii="Montserrat" w:eastAsia="Calibri" w:hAnsi="Montserrat"/>
                <w:bCs/>
              </w:rPr>
            </w:pPr>
          </w:p>
        </w:tc>
        <w:tc>
          <w:tcPr>
            <w:tcW w:w="1681" w:type="dxa"/>
            <w:shd w:val="clear" w:color="auto" w:fill="auto"/>
          </w:tcPr>
          <w:p w14:paraId="69A9710E" w14:textId="441CCFD8" w:rsidR="00EC6CA6" w:rsidRPr="00B26638" w:rsidRDefault="00B4563B" w:rsidP="007B6F08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</w:rPr>
              <w:t xml:space="preserve">Нефедов Сергей </w:t>
            </w:r>
          </w:p>
        </w:tc>
        <w:tc>
          <w:tcPr>
            <w:tcW w:w="1838" w:type="dxa"/>
            <w:shd w:val="clear" w:color="auto" w:fill="auto"/>
          </w:tcPr>
          <w:p w14:paraId="24630F24" w14:textId="5FECBD85" w:rsidR="00EC6CA6" w:rsidRPr="00B26638" w:rsidRDefault="00B4563B" w:rsidP="007B6F08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  <w:u w:val="single"/>
              </w:rPr>
              <w:t xml:space="preserve">Директор </w:t>
            </w:r>
            <w:r w:rsidRPr="00B26638">
              <w:rPr>
                <w:rFonts w:ascii="Montserrat" w:eastAsia="Calibri" w:hAnsi="Montserrat"/>
              </w:rPr>
              <w:t>Департамент методологии операционных процессов</w:t>
            </w:r>
          </w:p>
        </w:tc>
        <w:tc>
          <w:tcPr>
            <w:tcW w:w="1747" w:type="dxa"/>
            <w:shd w:val="clear" w:color="auto" w:fill="auto"/>
          </w:tcPr>
          <w:p w14:paraId="07489586" w14:textId="77777777" w:rsidR="00EC6CA6" w:rsidRPr="00B26638" w:rsidRDefault="00EC6CA6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auto"/>
          </w:tcPr>
          <w:p w14:paraId="069CE710" w14:textId="77777777" w:rsidR="00EC6CA6" w:rsidRPr="00B26638" w:rsidRDefault="00EC6CA6" w:rsidP="007B6F08">
            <w:pPr>
              <w:rPr>
                <w:rFonts w:ascii="Montserrat" w:eastAsia="Calibri" w:hAnsi="Montserrat"/>
              </w:rPr>
            </w:pPr>
          </w:p>
        </w:tc>
      </w:tr>
      <w:tr w:rsidR="00EC6CA6" w14:paraId="7723BF45" w14:textId="77777777" w:rsidTr="00B4563B">
        <w:tc>
          <w:tcPr>
            <w:tcW w:w="2001" w:type="dxa"/>
            <w:shd w:val="clear" w:color="auto" w:fill="auto"/>
          </w:tcPr>
          <w:p w14:paraId="076C41C3" w14:textId="77777777" w:rsidR="00EC6CA6" w:rsidRPr="00B26638" w:rsidRDefault="00EC6CA6" w:rsidP="007B6F08">
            <w:pPr>
              <w:rPr>
                <w:rFonts w:ascii="Montserrat" w:eastAsia="Calibri" w:hAnsi="Montserrat"/>
                <w:bCs/>
              </w:rPr>
            </w:pPr>
          </w:p>
        </w:tc>
        <w:tc>
          <w:tcPr>
            <w:tcW w:w="1681" w:type="dxa"/>
            <w:shd w:val="clear" w:color="auto" w:fill="auto"/>
          </w:tcPr>
          <w:p w14:paraId="5F237F0D" w14:textId="69CC683E" w:rsidR="00EC6CA6" w:rsidRPr="00B26638" w:rsidRDefault="00B4563B" w:rsidP="007B6F08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</w:rPr>
              <w:t>Перфильевна Елена</w:t>
            </w:r>
          </w:p>
        </w:tc>
        <w:tc>
          <w:tcPr>
            <w:tcW w:w="1838" w:type="dxa"/>
            <w:shd w:val="clear" w:color="auto" w:fill="auto"/>
          </w:tcPr>
          <w:p w14:paraId="6FCDEBD0" w14:textId="1E2481A4" w:rsidR="00EC6CA6" w:rsidRPr="00B26638" w:rsidRDefault="00B4563B" w:rsidP="007B6F08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  <w:u w:val="single"/>
              </w:rPr>
              <w:t>Начальник</w:t>
            </w:r>
            <w:r w:rsidRPr="00B26638">
              <w:rPr>
                <w:rFonts w:ascii="Montserrat" w:eastAsia="Calibri" w:hAnsi="Montserrat"/>
              </w:rPr>
              <w:t xml:space="preserve"> Департамент поддержки транзакционного бизнеса</w:t>
            </w:r>
          </w:p>
        </w:tc>
        <w:tc>
          <w:tcPr>
            <w:tcW w:w="1747" w:type="dxa"/>
            <w:shd w:val="clear" w:color="auto" w:fill="auto"/>
          </w:tcPr>
          <w:p w14:paraId="49DC7F73" w14:textId="77777777" w:rsidR="00EC6CA6" w:rsidRPr="00B26638" w:rsidRDefault="00EC6CA6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auto"/>
          </w:tcPr>
          <w:p w14:paraId="2B124668" w14:textId="77777777" w:rsidR="00EC6CA6" w:rsidRPr="00B26638" w:rsidRDefault="00EC6CA6" w:rsidP="007B6F08">
            <w:pPr>
              <w:rPr>
                <w:rFonts w:ascii="Montserrat" w:eastAsia="Calibri" w:hAnsi="Montserrat"/>
              </w:rPr>
            </w:pPr>
          </w:p>
        </w:tc>
      </w:tr>
      <w:tr w:rsidR="00600668" w14:paraId="6052E5A8" w14:textId="77777777" w:rsidTr="00B4563B">
        <w:tc>
          <w:tcPr>
            <w:tcW w:w="2001" w:type="dxa"/>
            <w:shd w:val="clear" w:color="auto" w:fill="auto"/>
          </w:tcPr>
          <w:p w14:paraId="02338AD4" w14:textId="77777777" w:rsidR="00600668" w:rsidRPr="00B26638" w:rsidRDefault="00600668" w:rsidP="007B6F08">
            <w:pPr>
              <w:rPr>
                <w:rFonts w:ascii="Montserrat" w:eastAsia="Calibri" w:hAnsi="Montserrat"/>
                <w:bCs/>
              </w:rPr>
            </w:pPr>
          </w:p>
        </w:tc>
        <w:tc>
          <w:tcPr>
            <w:tcW w:w="1681" w:type="dxa"/>
            <w:shd w:val="clear" w:color="auto" w:fill="auto"/>
          </w:tcPr>
          <w:p w14:paraId="0E61A4FC" w14:textId="26512AB7" w:rsidR="00600668" w:rsidRPr="00B26638" w:rsidRDefault="00600668" w:rsidP="007B6F08">
            <w:pPr>
              <w:rPr>
                <w:rFonts w:ascii="Montserrat" w:eastAsia="Calibri" w:hAnsi="Montserrat"/>
              </w:rPr>
            </w:pPr>
            <w:r w:rsidRPr="00EA4CCE">
              <w:rPr>
                <w:rFonts w:ascii="Montserrat" w:eastAsia="Calibri" w:hAnsi="Montserrat"/>
              </w:rPr>
              <w:t>Толганбаев Аслан</w:t>
            </w:r>
          </w:p>
        </w:tc>
        <w:tc>
          <w:tcPr>
            <w:tcW w:w="1838" w:type="dxa"/>
            <w:shd w:val="clear" w:color="auto" w:fill="auto"/>
          </w:tcPr>
          <w:p w14:paraId="53031357" w14:textId="053BD030" w:rsidR="00600668" w:rsidRPr="00B26638" w:rsidRDefault="00600668" w:rsidP="007B6F08">
            <w:pPr>
              <w:rPr>
                <w:rFonts w:ascii="Montserrat" w:eastAsia="Calibri" w:hAnsi="Montserrat"/>
                <w:u w:val="single"/>
              </w:rPr>
            </w:pPr>
            <w:r w:rsidRPr="00922668">
              <w:rPr>
                <w:rFonts w:ascii="Montserrat" w:eastAsia="Calibri" w:hAnsi="Montserrat"/>
                <w:u w:val="single"/>
              </w:rPr>
              <w:t xml:space="preserve">Директор </w:t>
            </w:r>
            <w:r>
              <w:rPr>
                <w:rFonts w:ascii="Montserrat" w:eastAsia="Calibri" w:hAnsi="Montserrat"/>
                <w:u w:val="single"/>
              </w:rPr>
              <w:t>Юридического Д</w:t>
            </w:r>
            <w:r w:rsidRPr="00922668">
              <w:rPr>
                <w:rFonts w:ascii="Montserrat" w:eastAsia="Calibri" w:hAnsi="Montserrat"/>
                <w:u w:val="single"/>
              </w:rPr>
              <w:t>епартамента</w:t>
            </w:r>
          </w:p>
        </w:tc>
        <w:tc>
          <w:tcPr>
            <w:tcW w:w="1747" w:type="dxa"/>
            <w:shd w:val="clear" w:color="auto" w:fill="auto"/>
          </w:tcPr>
          <w:p w14:paraId="3809DF80" w14:textId="77777777" w:rsidR="00600668" w:rsidRPr="00B26638" w:rsidRDefault="00600668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auto"/>
          </w:tcPr>
          <w:p w14:paraId="6DD004BE" w14:textId="77777777" w:rsidR="00600668" w:rsidRPr="00B26638" w:rsidRDefault="00600668" w:rsidP="007B6F08">
            <w:pPr>
              <w:rPr>
                <w:rFonts w:ascii="Montserrat" w:eastAsia="Calibri" w:hAnsi="Montserrat"/>
              </w:rPr>
            </w:pPr>
          </w:p>
        </w:tc>
      </w:tr>
      <w:tr w:rsidR="00600668" w14:paraId="20DB77E8" w14:textId="77777777" w:rsidTr="00B4563B">
        <w:tc>
          <w:tcPr>
            <w:tcW w:w="2001" w:type="dxa"/>
            <w:shd w:val="clear" w:color="auto" w:fill="auto"/>
          </w:tcPr>
          <w:p w14:paraId="6D6A091F" w14:textId="77777777" w:rsidR="00600668" w:rsidRPr="00B26638" w:rsidRDefault="00600668" w:rsidP="007B6F08">
            <w:pPr>
              <w:rPr>
                <w:rFonts w:ascii="Montserrat" w:eastAsia="Calibri" w:hAnsi="Montserrat"/>
                <w:bCs/>
              </w:rPr>
            </w:pPr>
          </w:p>
        </w:tc>
        <w:tc>
          <w:tcPr>
            <w:tcW w:w="1681" w:type="dxa"/>
            <w:shd w:val="clear" w:color="auto" w:fill="auto"/>
          </w:tcPr>
          <w:p w14:paraId="17ECD03E" w14:textId="39FECA40" w:rsidR="00600668" w:rsidRPr="00B26638" w:rsidRDefault="00600668" w:rsidP="007B6F08">
            <w:pPr>
              <w:rPr>
                <w:rFonts w:ascii="Montserrat" w:eastAsia="Calibri" w:hAnsi="Montserrat"/>
              </w:rPr>
            </w:pPr>
            <w:r w:rsidRPr="00922668">
              <w:rPr>
                <w:rFonts w:ascii="Montserrat" w:eastAsia="Calibri" w:hAnsi="Montserrat"/>
              </w:rPr>
              <w:t>Искаков Бауыржан</w:t>
            </w:r>
          </w:p>
        </w:tc>
        <w:tc>
          <w:tcPr>
            <w:tcW w:w="1838" w:type="dxa"/>
            <w:shd w:val="clear" w:color="auto" w:fill="auto"/>
          </w:tcPr>
          <w:p w14:paraId="72FD963D" w14:textId="600B0617" w:rsidR="00600668" w:rsidRPr="00B26638" w:rsidRDefault="00600668" w:rsidP="007B6F08">
            <w:pPr>
              <w:rPr>
                <w:rFonts w:ascii="Montserrat" w:eastAsia="Calibri" w:hAnsi="Montserrat"/>
                <w:u w:val="single"/>
              </w:rPr>
            </w:pPr>
            <w:r>
              <w:rPr>
                <w:rFonts w:ascii="Montserrat" w:eastAsia="Calibri" w:hAnsi="Montserrat"/>
                <w:u w:val="single"/>
              </w:rPr>
              <w:t>Директор Д</w:t>
            </w:r>
            <w:r w:rsidRPr="00922668">
              <w:rPr>
                <w:rFonts w:ascii="Montserrat" w:eastAsia="Calibri" w:hAnsi="Montserrat"/>
                <w:u w:val="single"/>
              </w:rPr>
              <w:t>епартамента информационно-технической безопасности</w:t>
            </w:r>
          </w:p>
        </w:tc>
        <w:tc>
          <w:tcPr>
            <w:tcW w:w="1747" w:type="dxa"/>
            <w:shd w:val="clear" w:color="auto" w:fill="auto"/>
          </w:tcPr>
          <w:p w14:paraId="05799973" w14:textId="77777777" w:rsidR="00600668" w:rsidRPr="00B26638" w:rsidRDefault="00600668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auto"/>
          </w:tcPr>
          <w:p w14:paraId="25008AD9" w14:textId="77777777" w:rsidR="00600668" w:rsidRPr="00B26638" w:rsidRDefault="00600668" w:rsidP="007B6F08">
            <w:pPr>
              <w:rPr>
                <w:rFonts w:ascii="Montserrat" w:eastAsia="Calibri" w:hAnsi="Montserrat"/>
              </w:rPr>
            </w:pPr>
          </w:p>
        </w:tc>
      </w:tr>
      <w:tr w:rsidR="008648C3" w14:paraId="3216AE12" w14:textId="77777777" w:rsidTr="00B4563B">
        <w:tc>
          <w:tcPr>
            <w:tcW w:w="2001" w:type="dxa"/>
            <w:shd w:val="clear" w:color="auto" w:fill="EAEAEA"/>
          </w:tcPr>
          <w:p w14:paraId="623BD07B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</w:rPr>
            </w:pPr>
            <w:r w:rsidRPr="00B26638">
              <w:rPr>
                <w:rFonts w:ascii="Montserrat" w:eastAsia="Calibri" w:hAnsi="Montserrat"/>
                <w:bCs/>
              </w:rPr>
              <w:lastRenderedPageBreak/>
              <w:t>**Менеджер проекта</w:t>
            </w:r>
          </w:p>
        </w:tc>
        <w:tc>
          <w:tcPr>
            <w:tcW w:w="1681" w:type="dxa"/>
            <w:shd w:val="clear" w:color="auto" w:fill="EAEAEA"/>
          </w:tcPr>
          <w:p w14:paraId="2BB9F047" w14:textId="1C9D222F" w:rsidR="008648C3" w:rsidRPr="00B26638" w:rsidRDefault="00B4563B" w:rsidP="00B4563B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</w:rPr>
              <w:t>Жумагалиев Темиржан</w:t>
            </w:r>
          </w:p>
        </w:tc>
        <w:tc>
          <w:tcPr>
            <w:tcW w:w="1838" w:type="dxa"/>
            <w:shd w:val="clear" w:color="auto" w:fill="EAEAEA"/>
          </w:tcPr>
          <w:p w14:paraId="1743955C" w14:textId="6FB90829" w:rsidR="008648C3" w:rsidRPr="00B26638" w:rsidRDefault="00AB62E5" w:rsidP="007B6F08">
            <w:pPr>
              <w:rPr>
                <w:rFonts w:ascii="Montserrat" w:eastAsia="Calibri" w:hAnsi="Montserrat"/>
              </w:rPr>
            </w:pPr>
            <w:r w:rsidRPr="00B26638">
              <w:rPr>
                <w:rFonts w:ascii="Montserrat" w:eastAsia="Calibri" w:hAnsi="Montserrat"/>
              </w:rPr>
              <w:t>Старший менеджер проектов</w:t>
            </w:r>
          </w:p>
        </w:tc>
        <w:tc>
          <w:tcPr>
            <w:tcW w:w="1747" w:type="dxa"/>
            <w:shd w:val="clear" w:color="auto" w:fill="EAEAEA"/>
          </w:tcPr>
          <w:p w14:paraId="16C59B6E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EAEAEA"/>
          </w:tcPr>
          <w:p w14:paraId="35E8767F" w14:textId="22F334C7" w:rsidR="008648C3" w:rsidRPr="00B26638" w:rsidRDefault="00FB7A3C">
            <w:pPr>
              <w:rPr>
                <w:rFonts w:ascii="Montserrat" w:eastAsia="Calibri" w:hAnsi="Montserrat"/>
              </w:rPr>
            </w:pPr>
            <w:r>
              <w:rPr>
                <w:rFonts w:ascii="Montserrat" w:eastAsia="Calibri" w:hAnsi="Montserrat"/>
              </w:rPr>
              <w:t>14</w:t>
            </w:r>
            <w:r w:rsidR="00EC6CA6" w:rsidRPr="00B26638">
              <w:rPr>
                <w:rFonts w:ascii="Montserrat" w:eastAsia="Calibri" w:hAnsi="Montserrat"/>
              </w:rPr>
              <w:t>.09.2022</w:t>
            </w:r>
          </w:p>
        </w:tc>
      </w:tr>
      <w:tr w:rsidR="008648C3" w14:paraId="188982BF" w14:textId="77777777" w:rsidTr="00B4563B">
        <w:tc>
          <w:tcPr>
            <w:tcW w:w="2001" w:type="dxa"/>
            <w:shd w:val="clear" w:color="auto" w:fill="auto"/>
          </w:tcPr>
          <w:p w14:paraId="2B20AA67" w14:textId="77777777" w:rsidR="008648C3" w:rsidRPr="00B26638" w:rsidRDefault="008648C3" w:rsidP="007B6F08">
            <w:pPr>
              <w:rPr>
                <w:rFonts w:ascii="Montserrat" w:eastAsia="Calibri" w:hAnsi="Montserrat"/>
                <w:b/>
                <w:bCs/>
              </w:rPr>
            </w:pPr>
            <w:r w:rsidRPr="00B26638">
              <w:rPr>
                <w:rFonts w:ascii="Montserrat" w:eastAsia="Calibri" w:hAnsi="Montserrat"/>
                <w:bCs/>
              </w:rPr>
              <w:t>**Архитектор проекта</w:t>
            </w:r>
          </w:p>
        </w:tc>
        <w:tc>
          <w:tcPr>
            <w:tcW w:w="1681" w:type="dxa"/>
            <w:shd w:val="clear" w:color="auto" w:fill="auto"/>
          </w:tcPr>
          <w:p w14:paraId="1F35FE4C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838" w:type="dxa"/>
            <w:shd w:val="clear" w:color="auto" w:fill="auto"/>
          </w:tcPr>
          <w:p w14:paraId="75696B05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747" w:type="dxa"/>
            <w:shd w:val="clear" w:color="auto" w:fill="auto"/>
          </w:tcPr>
          <w:p w14:paraId="683B8E9B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  <w:tc>
          <w:tcPr>
            <w:tcW w:w="1680" w:type="dxa"/>
            <w:shd w:val="clear" w:color="auto" w:fill="auto"/>
          </w:tcPr>
          <w:p w14:paraId="4FDAD0CF" w14:textId="77777777" w:rsidR="008648C3" w:rsidRPr="00B26638" w:rsidRDefault="008648C3" w:rsidP="007B6F08">
            <w:pPr>
              <w:rPr>
                <w:rFonts w:ascii="Montserrat" w:eastAsia="Calibri" w:hAnsi="Montserrat"/>
              </w:rPr>
            </w:pPr>
          </w:p>
        </w:tc>
      </w:tr>
    </w:tbl>
    <w:p w14:paraId="6583E6F8" w14:textId="5BD55CCB" w:rsidR="008648C3" w:rsidRPr="00515B85" w:rsidRDefault="008648C3" w:rsidP="00B26638">
      <w:pPr>
        <w:rPr>
          <w:lang w:val="en-US"/>
        </w:rPr>
      </w:pPr>
      <w:r w:rsidRPr="00515B85">
        <w:rPr>
          <w:rFonts w:cs="Arial"/>
          <w:b/>
          <w:snapToGrid w:val="0"/>
          <w:vanish/>
          <w:lang w:val="en-US"/>
        </w:rPr>
        <w:t>* Please</w:t>
      </w:r>
      <w:r w:rsidRPr="00515B85">
        <w:rPr>
          <w:rFonts w:cs="Arial"/>
          <w:b/>
          <w:snapToGrid w:val="0"/>
          <w:vanish/>
          <w:u w:val="single"/>
          <w:lang w:val="en-US"/>
        </w:rPr>
        <w:t xml:space="preserve"> ensure all SER Form fields relevant to your area are completed </w:t>
      </w:r>
      <w:r w:rsidRPr="00515B85">
        <w:rPr>
          <w:rFonts w:cs="Arial"/>
          <w:b/>
          <w:snapToGrid w:val="0"/>
          <w:vanish/>
          <w:lang w:val="en-US"/>
        </w:rPr>
        <w:t>*</w:t>
      </w:r>
      <w:r w:rsidR="00B26638" w:rsidRPr="00515B85">
        <w:rPr>
          <w:rFonts w:cs="Arial"/>
          <w:b/>
          <w:snapToGrid w:val="0"/>
          <w:lang w:val="en-US"/>
        </w:rPr>
        <w:tab/>
      </w:r>
      <w:r w:rsidR="00B26638" w:rsidRPr="00515B85">
        <w:rPr>
          <w:rFonts w:cs="Arial"/>
          <w:b/>
          <w:snapToGrid w:val="0"/>
          <w:lang w:val="en-US"/>
        </w:rPr>
        <w:tab/>
      </w:r>
      <w:r w:rsidR="00B26638" w:rsidRPr="00515B85">
        <w:rPr>
          <w:rFonts w:cs="Arial"/>
          <w:b/>
          <w:snapToGrid w:val="0"/>
          <w:lang w:val="en-US"/>
        </w:rPr>
        <w:tab/>
      </w:r>
      <w:r w:rsidR="00B26638" w:rsidRPr="00515B85">
        <w:rPr>
          <w:rFonts w:cs="Arial"/>
          <w:b/>
          <w:snapToGrid w:val="0"/>
          <w:lang w:val="en-US"/>
        </w:rPr>
        <w:tab/>
      </w:r>
      <w:r w:rsidR="00B26638" w:rsidRPr="00515B85">
        <w:rPr>
          <w:rFonts w:cs="Arial"/>
          <w:b/>
          <w:snapToGrid w:val="0"/>
          <w:lang w:val="en-US"/>
        </w:rPr>
        <w:tab/>
      </w:r>
      <w:r w:rsidRPr="00515B85">
        <w:rPr>
          <w:rFonts w:ascii="Arial" w:hAnsi="Arial" w:cs="Arial"/>
          <w:b/>
          <w:snapToGrid w:val="0"/>
          <w:color w:val="1F4E79"/>
          <w:lang w:val="en-US"/>
        </w:rPr>
        <w:t xml:space="preserve">1.3 </w:t>
      </w:r>
      <w:r w:rsidRPr="000D39AD">
        <w:rPr>
          <w:rFonts w:ascii="Arial" w:hAnsi="Arial" w:cs="Arial"/>
          <w:b/>
          <w:snapToGrid w:val="0"/>
          <w:color w:val="1F4E79"/>
        </w:rPr>
        <w:t>История</w:t>
      </w:r>
      <w:r w:rsidRPr="00515B85">
        <w:rPr>
          <w:rFonts w:ascii="Arial" w:hAnsi="Arial" w:cs="Arial"/>
          <w:b/>
          <w:snapToGrid w:val="0"/>
          <w:color w:val="1F4E79"/>
          <w:lang w:val="en-US"/>
        </w:rPr>
        <w:t xml:space="preserve"> </w:t>
      </w:r>
      <w:r w:rsidRPr="000D39AD">
        <w:rPr>
          <w:rFonts w:ascii="Arial" w:hAnsi="Arial" w:cs="Arial"/>
          <w:b/>
          <w:snapToGrid w:val="0"/>
          <w:color w:val="1F4E79"/>
        </w:rPr>
        <w:t>Заявки</w:t>
      </w:r>
    </w:p>
    <w:p w14:paraId="10409C20" w14:textId="77777777" w:rsidR="008648C3" w:rsidRPr="00515B85" w:rsidRDefault="008648C3" w:rsidP="008648C3">
      <w:pPr>
        <w:pStyle w:val="commentary"/>
        <w:rPr>
          <w:rFonts w:ascii="Arial" w:hAnsi="Arial" w:cs="Arial"/>
          <w:snapToGrid w:val="0"/>
          <w:vanish w:val="0"/>
          <w:lang w:val="en-US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0"/>
        <w:gridCol w:w="4758"/>
      </w:tblGrid>
      <w:tr w:rsidR="008648C3" w:rsidRPr="00477E88" w14:paraId="55FA68D8" w14:textId="77777777" w:rsidTr="007B6F08">
        <w:trPr>
          <w:trHeight w:val="40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9B23DE9" w14:textId="77777777" w:rsidR="008648C3" w:rsidRPr="00477E88" w:rsidRDefault="008648C3" w:rsidP="007B6F08">
            <w:pPr>
              <w:jc w:val="both"/>
              <w:rPr>
                <w:i/>
              </w:rPr>
            </w:pPr>
            <w:r w:rsidRPr="00477E88">
              <w:rPr>
                <w:rFonts w:cs="Arial"/>
                <w:b/>
                <w:snapToGrid w:val="0"/>
              </w:rPr>
              <w:t>*</w:t>
            </w:r>
            <w:r w:rsidRPr="00477E88">
              <w:rPr>
                <w:rFonts w:cs="Arial"/>
                <w:b/>
                <w:snapToGrid w:val="0"/>
                <w:vanish/>
              </w:rPr>
              <w:t>*ННав</w:t>
            </w:r>
            <w:r w:rsidRPr="00477E88">
              <w:rPr>
                <w:b/>
              </w:rPr>
              <w:t xml:space="preserve"> Название заявки </w:t>
            </w:r>
            <w:r w:rsidRPr="00477E88">
              <w:rPr>
                <w:rFonts w:cs="Arial"/>
                <w:b/>
                <w:snapToGrid w:val="0"/>
                <w:vanish/>
              </w:rPr>
              <w:t>***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65FDD5A8" w14:textId="77777777" w:rsidR="008648C3" w:rsidRPr="00477E88" w:rsidRDefault="008648C3" w:rsidP="007B6F08">
            <w:pPr>
              <w:rPr>
                <w:b/>
              </w:rPr>
            </w:pPr>
            <w:r w:rsidRPr="00477E88">
              <w:rPr>
                <w:rFonts w:cs="Arial"/>
                <w:b/>
                <w:snapToGrid w:val="0"/>
              </w:rPr>
              <w:t xml:space="preserve">* </w:t>
            </w:r>
            <w:r w:rsidRPr="00477E88">
              <w:rPr>
                <w:b/>
              </w:rPr>
              <w:t>Лицо подавшее заявку</w:t>
            </w:r>
          </w:p>
        </w:tc>
      </w:tr>
      <w:tr w:rsidR="008648C3" w:rsidRPr="006519A0" w14:paraId="60E48D98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0602" w14:textId="377C54F6" w:rsidR="008648C3" w:rsidRPr="00B26638" w:rsidRDefault="00AB62E5" w:rsidP="00791A8E">
            <w:pPr>
              <w:rPr>
                <w:rFonts w:ascii="Montserrat" w:hAnsi="Montserrat"/>
                <w:i/>
              </w:rPr>
            </w:pPr>
            <w:r w:rsidRPr="00B26638">
              <w:rPr>
                <w:rFonts w:ascii="Montserrat" w:hAnsi="Montserrat"/>
                <w:bCs/>
                <w:lang w:val="kk-KZ"/>
              </w:rPr>
              <w:t>Открытие счета онлайн для ТОО с простой структурой</w:t>
            </w:r>
            <w:r w:rsidR="005F1F75">
              <w:t xml:space="preserve"> </w:t>
            </w:r>
            <w:r w:rsidR="005F1F75" w:rsidRPr="005F1F75">
              <w:rPr>
                <w:rFonts w:ascii="Montserrat" w:hAnsi="Montserrat"/>
                <w:bCs/>
              </w:rPr>
              <w:t>на основе типового устава (без участия юридических лиц участников, а также лиц, действующих на основании доверенности) в организационной правовой форме ТОО, в лице резидентов РК физических лиц в мобильном приложении RBK Business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41E8B" w14:textId="00AAEAC0" w:rsidR="008648C3" w:rsidRPr="00B26638" w:rsidRDefault="00AB62E5" w:rsidP="00AB62E5">
            <w:pPr>
              <w:rPr>
                <w:rFonts w:ascii="Montserrat" w:hAnsi="Montserrat"/>
                <w:bCs/>
                <w:lang w:val="kk-KZ"/>
              </w:rPr>
            </w:pPr>
            <w:r w:rsidRPr="00B26638">
              <w:rPr>
                <w:rFonts w:ascii="Montserrat" w:hAnsi="Montserrat"/>
                <w:bCs/>
              </w:rPr>
              <w:t>Жумагалиев Т</w:t>
            </w:r>
            <w:r w:rsidR="00F63F0C" w:rsidRPr="00B26638">
              <w:rPr>
                <w:rFonts w:ascii="Montserrat" w:hAnsi="Montserrat"/>
                <w:bCs/>
                <w:lang w:val="kk-KZ"/>
              </w:rPr>
              <w:t>.</w:t>
            </w:r>
            <w:r w:rsidR="008648C3" w:rsidRPr="00B26638">
              <w:rPr>
                <w:rFonts w:ascii="Montserrat" w:hAnsi="Montserrat"/>
                <w:bCs/>
                <w:lang w:val="kk-KZ"/>
              </w:rPr>
              <w:t xml:space="preserve">/ </w:t>
            </w:r>
            <w:r w:rsidRPr="00B26638">
              <w:rPr>
                <w:rFonts w:ascii="Montserrat" w:hAnsi="Montserrat"/>
                <w:bCs/>
                <w:lang w:val="kk-KZ"/>
              </w:rPr>
              <w:t>ДпРМБ</w:t>
            </w:r>
            <w:r w:rsidR="008648C3" w:rsidRPr="00B26638">
              <w:rPr>
                <w:rFonts w:ascii="Montserrat" w:hAnsi="Montserrat"/>
                <w:bCs/>
                <w:lang w:val="kk-KZ"/>
              </w:rPr>
              <w:t xml:space="preserve"> / </w:t>
            </w:r>
            <w:r w:rsidRPr="00B26638">
              <w:rPr>
                <w:rFonts w:ascii="Montserrat" w:hAnsi="Montserrat"/>
                <w:bCs/>
                <w:lang w:val="kk-KZ"/>
              </w:rPr>
              <w:t>старший менеджер проектов</w:t>
            </w:r>
          </w:p>
        </w:tc>
      </w:tr>
      <w:tr w:rsidR="008648C3" w:rsidRPr="00477E88" w14:paraId="2F061B77" w14:textId="77777777" w:rsidTr="007B6F08">
        <w:trPr>
          <w:trHeight w:val="46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3B18DB8F" w14:textId="77777777" w:rsidR="008648C3" w:rsidRPr="00B26638" w:rsidRDefault="008648C3" w:rsidP="007B6F08">
            <w:pPr>
              <w:jc w:val="both"/>
              <w:rPr>
                <w:rFonts w:ascii="Montserrat" w:hAnsi="Montserrat" w:cs="Arial"/>
                <w:b/>
                <w:snapToGrid w:val="0"/>
                <w:szCs w:val="32"/>
              </w:rPr>
            </w:pPr>
            <w:r w:rsidRPr="00B26638">
              <w:rPr>
                <w:rFonts w:ascii="Montserrat" w:hAnsi="Montserrat" w:cs="Arial"/>
                <w:b/>
                <w:snapToGrid w:val="0"/>
                <w:szCs w:val="32"/>
              </w:rPr>
              <w:t>* Цели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43ABC089" w14:textId="77777777" w:rsidR="008648C3" w:rsidRPr="00B26638" w:rsidRDefault="008648C3" w:rsidP="007B6F08">
            <w:pPr>
              <w:jc w:val="both"/>
              <w:rPr>
                <w:rFonts w:ascii="Montserrat" w:hAnsi="Montserrat" w:cs="Arial"/>
                <w:b/>
                <w:snapToGrid w:val="0"/>
                <w:szCs w:val="32"/>
              </w:rPr>
            </w:pPr>
            <w:r w:rsidRPr="00B26638">
              <w:rPr>
                <w:rFonts w:ascii="Montserrat" w:hAnsi="Montserrat" w:cs="Arial"/>
                <w:b/>
                <w:snapToGrid w:val="0"/>
                <w:szCs w:val="32"/>
              </w:rPr>
              <w:t xml:space="preserve">* Предпосылки </w:t>
            </w:r>
          </w:p>
        </w:tc>
      </w:tr>
      <w:tr w:rsidR="008648C3" w:rsidRPr="000E54A0" w14:paraId="29FE341A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6512" w14:textId="3F9C1758" w:rsidR="00B078B0" w:rsidRPr="00B078B0" w:rsidRDefault="0058038A" w:rsidP="00AB62E5">
            <w:pPr>
              <w:jc w:val="both"/>
              <w:rPr>
                <w:rFonts w:ascii="Montserrat" w:hAnsi="Montserrat"/>
                <w:b/>
              </w:rPr>
            </w:pPr>
            <w:r>
              <w:rPr>
                <w:rFonts w:ascii="Montserrat" w:hAnsi="Montserrat"/>
                <w:b/>
              </w:rPr>
              <w:t>Создать «Лучший К</w:t>
            </w:r>
            <w:r w:rsidR="00B078B0" w:rsidRPr="00B078B0">
              <w:rPr>
                <w:rFonts w:ascii="Montserrat" w:hAnsi="Montserrat"/>
                <w:b/>
              </w:rPr>
              <w:t>лиентский опыт в регистрации бизнеса и подключении к банку через единую онлайн-платформу</w:t>
            </w:r>
            <w:r>
              <w:rPr>
                <w:rFonts w:ascii="Montserrat" w:hAnsi="Montserrat"/>
                <w:b/>
              </w:rPr>
              <w:t>»</w:t>
            </w:r>
            <w:r w:rsidR="00B078B0" w:rsidRPr="00B078B0">
              <w:rPr>
                <w:rFonts w:ascii="Montserrat" w:hAnsi="Montserrat"/>
                <w:b/>
              </w:rPr>
              <w:t>.</w:t>
            </w:r>
          </w:p>
          <w:p w14:paraId="154B3154" w14:textId="236E0166" w:rsidR="00AB62E5" w:rsidRPr="00B26638" w:rsidRDefault="005F1F75" w:rsidP="00AB62E5">
            <w:pPr>
              <w:jc w:val="both"/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>Реализация онлайн открытия счета для ТОО с простой структурой</w:t>
            </w:r>
            <w:r>
              <w:rPr>
                <w:rFonts w:ascii="Montserrat" w:hAnsi="Montserrat"/>
              </w:rPr>
              <w:t xml:space="preserve"> </w:t>
            </w:r>
            <w:r w:rsidRPr="005175FE">
              <w:rPr>
                <w:rFonts w:ascii="Montserrat" w:hAnsi="Montserrat"/>
                <w:bCs/>
                <w:lang w:val="kk-KZ"/>
              </w:rPr>
              <w:t>на основе типового устава</w:t>
            </w:r>
            <w:r w:rsidRPr="005175FE">
              <w:rPr>
                <w:rFonts w:ascii="Montserrat" w:hAnsi="Montserrat"/>
              </w:rPr>
              <w:t xml:space="preserve"> </w:t>
            </w:r>
            <w:r w:rsidRPr="005175FE">
              <w:rPr>
                <w:rFonts w:ascii="Montserrat" w:hAnsi="Montserrat"/>
                <w:bCs/>
              </w:rPr>
              <w:t>(без участия юридических лиц участников, а также лиц, действующих на основании доверенности) в организационной правовой форме ТОО</w:t>
            </w:r>
            <w:r w:rsidRPr="005175FE">
              <w:rPr>
                <w:rFonts w:ascii="Montserrat" w:hAnsi="Montserrat"/>
              </w:rPr>
              <w:t xml:space="preserve"> в лице участников резидентов РК </w:t>
            </w:r>
            <w:r w:rsidRPr="005175FE">
              <w:rPr>
                <w:rFonts w:ascii="Montserrat" w:hAnsi="Montserrat"/>
                <w:bCs/>
              </w:rPr>
              <w:t>физических лиц</w:t>
            </w:r>
            <w:r w:rsidRPr="005175FE">
              <w:rPr>
                <w:rFonts w:ascii="Montserrat" w:hAnsi="Montserrat"/>
              </w:rPr>
              <w:t xml:space="preserve"> </w:t>
            </w:r>
            <w:r w:rsidRPr="00B26638">
              <w:rPr>
                <w:rFonts w:ascii="Montserrat" w:hAnsi="Montserrat"/>
              </w:rPr>
              <w:t xml:space="preserve">в мобильном приложении </w:t>
            </w:r>
            <w:r w:rsidRPr="00B26638">
              <w:rPr>
                <w:rFonts w:ascii="Montserrat" w:hAnsi="Montserrat"/>
                <w:lang w:val="en-US"/>
              </w:rPr>
              <w:t>RBK</w:t>
            </w:r>
            <w:r w:rsidRPr="00B26638">
              <w:rPr>
                <w:rFonts w:ascii="Montserrat" w:hAnsi="Montserrat"/>
              </w:rPr>
              <w:t xml:space="preserve"> </w:t>
            </w:r>
            <w:r w:rsidRPr="00B26638">
              <w:rPr>
                <w:rFonts w:ascii="Montserrat" w:hAnsi="Montserrat"/>
                <w:lang w:val="en-US"/>
              </w:rPr>
              <w:t>business</w:t>
            </w:r>
            <w:r w:rsidRPr="00B26638">
              <w:rPr>
                <w:rFonts w:ascii="Montserrat" w:hAnsi="Montserrat"/>
              </w:rPr>
              <w:t xml:space="preserve"> и регистрация в системе дистанционного банковского обслуживания «Интернет-клиент», с возможностью подключения дополнительных продуктов Банка (Бизнес карта, Интернет Банкинг(</w:t>
            </w:r>
            <w:r w:rsidRPr="00B26638">
              <w:rPr>
                <w:rFonts w:ascii="Montserrat" w:hAnsi="Montserrat"/>
                <w:lang w:val="en-US"/>
              </w:rPr>
              <w:t>token</w:t>
            </w:r>
            <w:r w:rsidRPr="00B26638">
              <w:rPr>
                <w:rFonts w:ascii="Montserrat" w:hAnsi="Montserrat"/>
              </w:rPr>
              <w:t>)) и подключение Пакетов Услуг МБ.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686CC" w14:textId="6FEEDAA2" w:rsidR="00775BD5" w:rsidRPr="00B26638" w:rsidRDefault="00775BD5" w:rsidP="00775BD5">
            <w:pPr>
              <w:jc w:val="both"/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>В св</w:t>
            </w:r>
            <w:r w:rsidR="00F844E7">
              <w:rPr>
                <w:rFonts w:ascii="Montserrat" w:hAnsi="Montserrat"/>
              </w:rPr>
              <w:t>язи с развитием и привлечением К</w:t>
            </w:r>
            <w:r w:rsidRPr="00B26638">
              <w:rPr>
                <w:rFonts w:ascii="Montserrat" w:hAnsi="Montserrat"/>
              </w:rPr>
              <w:t>лиентов сегмента массового бизнеса</w:t>
            </w:r>
            <w:r w:rsidR="007139FA">
              <w:rPr>
                <w:rFonts w:ascii="Montserrat" w:hAnsi="Montserrat"/>
              </w:rPr>
              <w:t xml:space="preserve"> и внедрения новых Департаментов Продаж</w:t>
            </w:r>
            <w:r w:rsidRPr="00B26638">
              <w:rPr>
                <w:rFonts w:ascii="Montserrat" w:hAnsi="Montserrat"/>
              </w:rPr>
              <w:t xml:space="preserve"> в банке, есть производственная необходимость в создании процедуры онлайн открытия счета для ТОО в мобильном приложении </w:t>
            </w:r>
            <w:r w:rsidRPr="00B26638">
              <w:rPr>
                <w:rFonts w:ascii="Montserrat" w:hAnsi="Montserrat"/>
                <w:lang w:val="en-US"/>
              </w:rPr>
              <w:t>RBK</w:t>
            </w:r>
            <w:r w:rsidRPr="00B26638">
              <w:rPr>
                <w:rFonts w:ascii="Montserrat" w:hAnsi="Montserrat"/>
              </w:rPr>
              <w:t xml:space="preserve"> </w:t>
            </w:r>
            <w:r w:rsidRPr="00B26638">
              <w:rPr>
                <w:rFonts w:ascii="Montserrat" w:hAnsi="Montserrat"/>
                <w:lang w:val="en-US"/>
              </w:rPr>
              <w:t>Business</w:t>
            </w:r>
            <w:r w:rsidRPr="00B26638">
              <w:rPr>
                <w:rFonts w:ascii="Montserrat" w:hAnsi="Montserrat"/>
              </w:rPr>
              <w:t xml:space="preserve">. </w:t>
            </w:r>
          </w:p>
        </w:tc>
      </w:tr>
      <w:tr w:rsidR="008648C3" w:rsidRPr="000E54A0" w14:paraId="2A461E17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8218F5B" w14:textId="77777777" w:rsidR="008648C3" w:rsidRPr="00B26638" w:rsidRDefault="008648C3" w:rsidP="007B6F08">
            <w:pPr>
              <w:rPr>
                <w:rFonts w:ascii="Montserrat" w:hAnsi="Montserrat"/>
                <w:i/>
              </w:rPr>
            </w:pPr>
            <w:r w:rsidRPr="00B26638">
              <w:rPr>
                <w:rFonts w:ascii="Montserrat" w:hAnsi="Montserrat" w:cs="Arial"/>
                <w:b/>
                <w:snapToGrid w:val="0"/>
              </w:rPr>
              <w:t xml:space="preserve">* </w:t>
            </w:r>
            <w:r w:rsidRPr="00B26638">
              <w:rPr>
                <w:rFonts w:ascii="Montserrat" w:hAnsi="Montserrat"/>
                <w:b/>
              </w:rPr>
              <w:t xml:space="preserve">Дата внедрения запрашиваемых изменений </w:t>
            </w:r>
          </w:p>
          <w:p w14:paraId="5A855B97" w14:textId="77777777" w:rsidR="008648C3" w:rsidRPr="00B26638" w:rsidRDefault="008648C3" w:rsidP="007B6F08">
            <w:pPr>
              <w:rPr>
                <w:rFonts w:ascii="Montserrat" w:hAnsi="Montserrat"/>
                <w:i/>
                <w:lang w:val="en-US"/>
              </w:rPr>
            </w:pP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9179F46" w14:textId="77777777" w:rsidR="008648C3" w:rsidRPr="00B26638" w:rsidRDefault="008648C3" w:rsidP="007B6F08">
            <w:pPr>
              <w:rPr>
                <w:rFonts w:ascii="Montserrat" w:hAnsi="Montserrat"/>
              </w:rPr>
            </w:pPr>
            <w:r w:rsidRPr="00B26638">
              <w:rPr>
                <w:rFonts w:ascii="Montserrat" w:hAnsi="Montserrat" w:cs="Arial"/>
                <w:b/>
                <w:snapToGrid w:val="0"/>
              </w:rPr>
              <w:t xml:space="preserve">* </w:t>
            </w:r>
            <w:r w:rsidRPr="00B26638">
              <w:rPr>
                <w:rFonts w:ascii="Montserrat" w:hAnsi="Montserrat"/>
                <w:b/>
              </w:rPr>
              <w:t>Сфера Бизнеса на которой отразятся запрашиваемые изменения</w:t>
            </w:r>
          </w:p>
        </w:tc>
      </w:tr>
      <w:tr w:rsidR="008648C3" w:rsidRPr="000E54A0" w14:paraId="47D24743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63679" w14:textId="100D8372" w:rsidR="008648C3" w:rsidRPr="00B26638" w:rsidRDefault="00EC6CA6" w:rsidP="00775BD5">
            <w:pPr>
              <w:rPr>
                <w:rFonts w:ascii="Montserrat" w:hAnsi="Montserrat"/>
                <w:i/>
              </w:rPr>
            </w:pPr>
            <w:r w:rsidRPr="00B26638">
              <w:rPr>
                <w:rFonts w:ascii="Montserrat" w:hAnsi="Montserrat"/>
              </w:rPr>
              <w:t xml:space="preserve">Необходимо внедрить Онлайн открытие счета ТОО </w:t>
            </w:r>
            <w:r w:rsidR="00B00688" w:rsidRPr="00B26638">
              <w:rPr>
                <w:rFonts w:ascii="Montserrat" w:hAnsi="Montserrat"/>
              </w:rPr>
              <w:t xml:space="preserve"> </w:t>
            </w:r>
            <w:r w:rsidR="0058038A">
              <w:rPr>
                <w:rFonts w:ascii="Montserrat" w:hAnsi="Montserrat"/>
              </w:rPr>
              <w:t>до 17</w:t>
            </w:r>
            <w:r w:rsidRPr="00B26638">
              <w:rPr>
                <w:rFonts w:ascii="Montserrat" w:hAnsi="Montserrat"/>
              </w:rPr>
              <w:t xml:space="preserve"> октября </w:t>
            </w:r>
            <w:r w:rsidR="00B00688" w:rsidRPr="00B26638">
              <w:rPr>
                <w:rFonts w:ascii="Montserrat" w:hAnsi="Montserrat"/>
              </w:rPr>
              <w:t>202</w:t>
            </w:r>
            <w:r w:rsidR="00775BD5" w:rsidRPr="00B26638">
              <w:rPr>
                <w:rFonts w:ascii="Montserrat" w:hAnsi="Montserrat"/>
              </w:rPr>
              <w:t>2</w:t>
            </w:r>
            <w:r w:rsidR="00B00688" w:rsidRPr="00B26638">
              <w:rPr>
                <w:rFonts w:ascii="Montserrat" w:hAnsi="Montserrat"/>
              </w:rPr>
              <w:t>г.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B63F3" w14:textId="7D14BBAA" w:rsidR="008648C3" w:rsidRPr="00B26638" w:rsidRDefault="00EC6CA6" w:rsidP="00040923">
            <w:pPr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>Филиальная сеть</w:t>
            </w:r>
          </w:p>
          <w:p w14:paraId="5B9F8939" w14:textId="77777777" w:rsidR="00775BD5" w:rsidRPr="00B26638" w:rsidRDefault="00775BD5" w:rsidP="00040923">
            <w:pPr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 xml:space="preserve">Департамент </w:t>
            </w:r>
            <w:r w:rsidRPr="00B26638">
              <w:rPr>
                <w:rFonts w:ascii="Montserrat" w:hAnsi="Montserrat"/>
                <w:lang w:val="en-US"/>
              </w:rPr>
              <w:t>online</w:t>
            </w:r>
            <w:r w:rsidRPr="00B26638">
              <w:rPr>
                <w:rFonts w:ascii="Montserrat" w:hAnsi="Montserrat"/>
              </w:rPr>
              <w:t xml:space="preserve"> и партнерских продаж </w:t>
            </w:r>
          </w:p>
          <w:p w14:paraId="18B3509D" w14:textId="77777777" w:rsidR="00775BD5" w:rsidRPr="00B26638" w:rsidRDefault="00775BD5" w:rsidP="00040923">
            <w:pPr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>Департамент прямых продаж</w:t>
            </w:r>
          </w:p>
          <w:p w14:paraId="62A03789" w14:textId="22B7ABD3" w:rsidR="00775BD5" w:rsidRPr="00B26638" w:rsidRDefault="00775BD5" w:rsidP="00040923">
            <w:pPr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lastRenderedPageBreak/>
              <w:t xml:space="preserve">Департамент </w:t>
            </w:r>
            <w:r w:rsidR="002A2042">
              <w:rPr>
                <w:rFonts w:ascii="Montserrat" w:hAnsi="Montserrat"/>
              </w:rPr>
              <w:t>развития и сопровождения К</w:t>
            </w:r>
            <w:r w:rsidR="004C0833" w:rsidRPr="00B26638">
              <w:rPr>
                <w:rFonts w:ascii="Montserrat" w:hAnsi="Montserrat"/>
              </w:rPr>
              <w:t>лиентов</w:t>
            </w:r>
          </w:p>
          <w:p w14:paraId="4B266B1B" w14:textId="77777777" w:rsidR="004C0833" w:rsidRPr="00B26638" w:rsidRDefault="004C0833" w:rsidP="00040923">
            <w:pPr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>Департамент развития массового бизнеса</w:t>
            </w:r>
          </w:p>
          <w:p w14:paraId="0D4C6BDA" w14:textId="56AA4A82" w:rsidR="00EC6CA6" w:rsidRPr="00B26638" w:rsidRDefault="00EC6CA6" w:rsidP="00040923">
            <w:pPr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>Операционная деятельность</w:t>
            </w:r>
          </w:p>
        </w:tc>
      </w:tr>
      <w:tr w:rsidR="008648C3" w:rsidRPr="00477E88" w14:paraId="73F7E6EC" w14:textId="77777777" w:rsidTr="007B6F08">
        <w:tc>
          <w:tcPr>
            <w:tcW w:w="9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904B09A" w14:textId="77777777" w:rsidR="008648C3" w:rsidRPr="00B26638" w:rsidRDefault="008648C3" w:rsidP="007B6F08">
            <w:pPr>
              <w:rPr>
                <w:rFonts w:ascii="Montserrat" w:hAnsi="Montserrat" w:cs="Arial"/>
                <w:b/>
              </w:rPr>
            </w:pPr>
            <w:r w:rsidRPr="00B26638">
              <w:rPr>
                <w:rFonts w:ascii="Montserrat" w:hAnsi="Montserrat" w:cs="Arial"/>
                <w:b/>
                <w:snapToGrid w:val="0"/>
              </w:rPr>
              <w:lastRenderedPageBreak/>
              <w:t>* Краткое описание заявки</w:t>
            </w:r>
            <w:r w:rsidRPr="00B26638">
              <w:rPr>
                <w:rFonts w:ascii="Montserrat" w:hAnsi="Montserrat" w:cs="Arial"/>
                <w:b/>
              </w:rPr>
              <w:t xml:space="preserve"> </w:t>
            </w:r>
          </w:p>
        </w:tc>
      </w:tr>
      <w:tr w:rsidR="008648C3" w:rsidRPr="00094AD7" w14:paraId="2632E1D1" w14:textId="77777777" w:rsidTr="007B6F08">
        <w:tc>
          <w:tcPr>
            <w:tcW w:w="9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D144" w14:textId="3D5A8A3A" w:rsidR="008648C3" w:rsidRPr="00B26638" w:rsidRDefault="004577FA" w:rsidP="001D2623">
            <w:pPr>
              <w:jc w:val="both"/>
              <w:rPr>
                <w:rFonts w:ascii="Montserrat" w:hAnsi="Montserrat" w:cs="Arial"/>
                <w:b/>
              </w:rPr>
            </w:pPr>
            <w:r w:rsidRPr="00B26638">
              <w:rPr>
                <w:rFonts w:ascii="Montserrat" w:hAnsi="Montserrat"/>
              </w:rPr>
              <w:t xml:space="preserve">В целях </w:t>
            </w:r>
            <w:r w:rsidR="002A2042">
              <w:rPr>
                <w:rFonts w:ascii="Montserrat" w:hAnsi="Montserrat"/>
              </w:rPr>
              <w:t>развития и привлечения К</w:t>
            </w:r>
            <w:r w:rsidR="001D2623" w:rsidRPr="00B26638">
              <w:rPr>
                <w:rFonts w:ascii="Montserrat" w:hAnsi="Montserrat"/>
              </w:rPr>
              <w:t>лиентов массового бизнеса, есть производственная необходимость в реал</w:t>
            </w:r>
            <w:r w:rsidR="001D58C1">
              <w:rPr>
                <w:rFonts w:ascii="Montserrat" w:hAnsi="Montserrat"/>
              </w:rPr>
              <w:t>изации открытия счета онлайн в М</w:t>
            </w:r>
            <w:r w:rsidR="001D2623" w:rsidRPr="00B26638">
              <w:rPr>
                <w:rFonts w:ascii="Montserrat" w:hAnsi="Montserrat"/>
              </w:rPr>
              <w:t>обильном приложении</w:t>
            </w:r>
            <w:r w:rsidR="001D58C1">
              <w:rPr>
                <w:rFonts w:ascii="Montserrat" w:hAnsi="Montserrat"/>
              </w:rPr>
              <w:t xml:space="preserve"> </w:t>
            </w:r>
            <w:r w:rsidR="001D58C1">
              <w:rPr>
                <w:rFonts w:ascii="Montserrat" w:hAnsi="Montserrat"/>
                <w:lang w:val="en-US"/>
              </w:rPr>
              <w:t>RBK</w:t>
            </w:r>
            <w:r w:rsidR="001D58C1" w:rsidRPr="001D58C1">
              <w:rPr>
                <w:rFonts w:ascii="Montserrat" w:hAnsi="Montserrat"/>
              </w:rPr>
              <w:t xml:space="preserve"> </w:t>
            </w:r>
            <w:r w:rsidR="001D58C1">
              <w:rPr>
                <w:rFonts w:ascii="Montserrat" w:hAnsi="Montserrat"/>
                <w:lang w:val="en-US"/>
              </w:rPr>
              <w:t>Business</w:t>
            </w:r>
            <w:r w:rsidR="001D2623" w:rsidRPr="00B26638">
              <w:rPr>
                <w:rFonts w:ascii="Montserrat" w:hAnsi="Montserrat"/>
              </w:rPr>
              <w:t xml:space="preserve"> для ТОО. </w:t>
            </w:r>
          </w:p>
        </w:tc>
      </w:tr>
    </w:tbl>
    <w:p w14:paraId="090DC6AD" w14:textId="70D30616" w:rsidR="008648C3" w:rsidRDefault="008648C3" w:rsidP="008648C3">
      <w:pPr>
        <w:pStyle w:val="commentary"/>
        <w:rPr>
          <w:b/>
          <w:i w:val="0"/>
          <w:vanish w:val="0"/>
          <w:color w:val="auto"/>
          <w:sz w:val="22"/>
          <w:szCs w:val="22"/>
          <w:lang w:val="ru-RU"/>
        </w:rPr>
      </w:pPr>
    </w:p>
    <w:p w14:paraId="6A9D6EBA" w14:textId="34ADD5C6" w:rsidR="00B26638" w:rsidRDefault="00B26638" w:rsidP="008648C3">
      <w:pPr>
        <w:pStyle w:val="commentary"/>
        <w:rPr>
          <w:b/>
          <w:i w:val="0"/>
          <w:vanish w:val="0"/>
          <w:color w:val="auto"/>
          <w:sz w:val="22"/>
          <w:szCs w:val="22"/>
          <w:lang w:val="ru-RU"/>
        </w:rPr>
      </w:pPr>
    </w:p>
    <w:p w14:paraId="26C71878" w14:textId="725A06B2" w:rsidR="00B26638" w:rsidRPr="003C15E6" w:rsidRDefault="00B26638" w:rsidP="008648C3">
      <w:pPr>
        <w:pStyle w:val="commentary"/>
        <w:rPr>
          <w:b/>
          <w:i w:val="0"/>
          <w:vanish w:val="0"/>
          <w:color w:val="auto"/>
          <w:sz w:val="22"/>
          <w:szCs w:val="22"/>
          <w:lang w:val="ru-RU"/>
        </w:rPr>
      </w:pPr>
    </w:p>
    <w:p w14:paraId="708B93B7" w14:textId="77777777" w:rsidR="008648C3" w:rsidRPr="000D39AD" w:rsidRDefault="008648C3" w:rsidP="00AE3F77">
      <w:pPr>
        <w:pStyle w:val="commentary"/>
        <w:numPr>
          <w:ilvl w:val="2"/>
          <w:numId w:val="9"/>
        </w:numPr>
        <w:jc w:val="center"/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</w:pPr>
      <w:r w:rsidRPr="000D39AD"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  <w:t>Ожидаемая польза от внедрения заявки</w:t>
      </w:r>
    </w:p>
    <w:p w14:paraId="35AECE84" w14:textId="77777777" w:rsidR="008648C3" w:rsidRPr="000D39AD" w:rsidRDefault="008648C3" w:rsidP="008648C3">
      <w:pPr>
        <w:pStyle w:val="commentary"/>
        <w:rPr>
          <w:rFonts w:ascii="Arial" w:hAnsi="Arial" w:cs="Arial"/>
          <w:b/>
          <w:i w:val="0"/>
          <w:snapToGrid w:val="0"/>
          <w:vanish w:val="0"/>
          <w:color w:val="2E74B5"/>
          <w:sz w:val="22"/>
          <w:szCs w:val="22"/>
          <w:lang w:val="ru-RU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0"/>
        <w:gridCol w:w="4758"/>
      </w:tblGrid>
      <w:tr w:rsidR="008648C3" w:rsidRPr="00B26638" w14:paraId="1E304BD0" w14:textId="77777777" w:rsidTr="007B6F08">
        <w:trPr>
          <w:hidden w:val="0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0E355B53" w14:textId="77777777" w:rsidR="008648C3" w:rsidRPr="00B26638" w:rsidRDefault="008648C3" w:rsidP="007B6F08">
            <w:pPr>
              <w:pStyle w:val="commentary"/>
              <w:rPr>
                <w:rFonts w:ascii="Montserrat" w:hAnsi="Montserrat" w:cs="Arial"/>
                <w:b/>
                <w:i w:val="0"/>
                <w:snapToGrid w:val="0"/>
                <w:vanish w:val="0"/>
                <w:color w:val="auto"/>
                <w:sz w:val="22"/>
                <w:szCs w:val="22"/>
                <w:lang w:val="ru-RU"/>
              </w:rPr>
            </w:pPr>
            <w:r w:rsidRPr="00B26638">
              <w:rPr>
                <w:rFonts w:ascii="Montserrat" w:eastAsiaTheme="minorHAnsi" w:hAnsi="Montserrat" w:cs="Arial"/>
                <w:b/>
                <w:i w:val="0"/>
                <w:vanish w:val="0"/>
                <w:color w:val="auto"/>
                <w:sz w:val="22"/>
                <w:szCs w:val="22"/>
                <w:lang w:val="ru-RU"/>
              </w:rPr>
              <w:t>*</w:t>
            </w:r>
            <w:r w:rsidRPr="00B26638">
              <w:rPr>
                <w:rFonts w:ascii="Montserrat" w:hAnsi="Montserrat" w:cs="Arial"/>
                <w:b/>
                <w:i w:val="0"/>
                <w:snapToGrid w:val="0"/>
                <w:vanish w:val="0"/>
                <w:color w:val="auto"/>
                <w:sz w:val="22"/>
                <w:szCs w:val="22"/>
                <w:lang w:val="ru-RU"/>
              </w:rPr>
              <w:t xml:space="preserve"> </w:t>
            </w:r>
            <w:r w:rsidRPr="00B26638">
              <w:rPr>
                <w:rFonts w:ascii="Montserrat" w:hAnsi="Montserrat" w:cs="Arial"/>
                <w:b/>
                <w:i w:val="0"/>
                <w:snapToGrid w:val="0"/>
                <w:vanish w:val="0"/>
                <w:color w:val="auto"/>
                <w:szCs w:val="22"/>
                <w:lang w:val="ru-RU"/>
              </w:rPr>
              <w:t>Тип заявки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D2990" w14:textId="37977E79" w:rsidR="008648C3" w:rsidRPr="00B26638" w:rsidRDefault="008648C3" w:rsidP="00B1256B">
            <w:pPr>
              <w:pStyle w:val="commentary"/>
              <w:rPr>
                <w:rFonts w:ascii="Montserrat" w:hAnsi="Montserrat" w:cs="Arial"/>
                <w:snapToGrid w:val="0"/>
                <w:vanish w:val="0"/>
                <w:color w:val="auto"/>
                <w:sz w:val="22"/>
                <w:szCs w:val="22"/>
                <w:lang w:val="ru-RU"/>
              </w:rPr>
            </w:pPr>
            <w:r w:rsidRPr="00B26638">
              <w:rPr>
                <w:rFonts w:ascii="Montserrat" w:hAnsi="Montserrat" w:cs="Arial"/>
                <w:snapToGrid w:val="0"/>
                <w:vanish w:val="0"/>
                <w:color w:val="auto"/>
                <w:szCs w:val="22"/>
                <w:u w:val="single"/>
                <w:lang w:val="ru-RU"/>
              </w:rPr>
              <w:t>Бизнес</w:t>
            </w:r>
          </w:p>
        </w:tc>
      </w:tr>
      <w:tr w:rsidR="008648C3" w:rsidRPr="00B26638" w14:paraId="48039F7E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DD91D84" w14:textId="77777777" w:rsidR="008648C3" w:rsidRPr="00B26638" w:rsidRDefault="008648C3" w:rsidP="007B6F08">
            <w:pPr>
              <w:rPr>
                <w:rFonts w:ascii="Montserrat" w:hAnsi="Montserrat" w:cs="Arial"/>
                <w:i/>
              </w:rPr>
            </w:pPr>
            <w:r w:rsidRPr="00B26638">
              <w:rPr>
                <w:rFonts w:ascii="Montserrat" w:hAnsi="Montserrat" w:cs="Arial"/>
                <w:b/>
              </w:rPr>
              <w:t xml:space="preserve">* Вид заявки 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1836" w14:textId="7F0F078C" w:rsidR="008648C3" w:rsidRPr="00B26638" w:rsidRDefault="008648C3" w:rsidP="00B1256B">
            <w:pPr>
              <w:rPr>
                <w:rFonts w:ascii="Montserrat" w:hAnsi="Montserrat" w:cs="Arial"/>
                <w:i/>
              </w:rPr>
            </w:pPr>
            <w:r w:rsidRPr="00B26638">
              <w:rPr>
                <w:rFonts w:ascii="Montserrat" w:hAnsi="Montserrat" w:cs="Arial"/>
                <w:i/>
                <w:u w:val="single"/>
              </w:rPr>
              <w:t xml:space="preserve">Сервисная </w:t>
            </w:r>
          </w:p>
        </w:tc>
      </w:tr>
      <w:tr w:rsidR="008648C3" w:rsidRPr="00B26638" w14:paraId="0B6C47EC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4E0A7060" w14:textId="00FC0D79" w:rsidR="008648C3" w:rsidRPr="00B26638" w:rsidRDefault="00E62D8A" w:rsidP="007B6F08">
            <w:pPr>
              <w:rPr>
                <w:rFonts w:ascii="Montserrat" w:hAnsi="Montserrat" w:cs="Arial"/>
                <w:i/>
                <w:sz w:val="16"/>
                <w:szCs w:val="16"/>
              </w:rPr>
            </w:pPr>
            <w:r w:rsidRPr="00B26638">
              <w:rPr>
                <w:rFonts w:ascii="Montserrat" w:hAnsi="Montserrat" w:cs="Arial"/>
                <w:b/>
              </w:rPr>
              <w:t xml:space="preserve"> </w:t>
            </w:r>
            <w:r w:rsidR="008648C3" w:rsidRPr="00B26638">
              <w:rPr>
                <w:rFonts w:ascii="Montserrat" w:hAnsi="Montserrat" w:cs="Arial"/>
                <w:b/>
              </w:rPr>
              <w:t>Ожидаемый доход в первые 3 года после внедрения запрашиваемых изменений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5F748" w14:textId="3F07D344" w:rsidR="008648C3" w:rsidRPr="00B26638" w:rsidRDefault="00600668" w:rsidP="00600668">
            <w:pPr>
              <w:tabs>
                <w:tab w:val="left" w:pos="1155"/>
              </w:tabs>
              <w:rPr>
                <w:rFonts w:ascii="Montserrat" w:hAnsi="Montserrat" w:cs="Arial"/>
                <w:i/>
                <w:sz w:val="16"/>
                <w:szCs w:val="16"/>
              </w:rPr>
            </w:pPr>
            <w:r w:rsidRPr="00020694">
              <w:rPr>
                <w:rFonts w:ascii="Montserrat" w:hAnsi="Montserrat"/>
              </w:rPr>
              <w:t>1 млрд.тг  ком</w:t>
            </w:r>
            <w:r>
              <w:rPr>
                <w:rFonts w:ascii="Montserrat" w:hAnsi="Montserrat"/>
              </w:rPr>
              <w:t>иссионного</w:t>
            </w:r>
            <w:r w:rsidRPr="00020694">
              <w:rPr>
                <w:rFonts w:ascii="Montserrat" w:hAnsi="Montserrat"/>
              </w:rPr>
              <w:t xml:space="preserve"> дохода в момент привлечения Клиента</w:t>
            </w:r>
          </w:p>
        </w:tc>
      </w:tr>
      <w:tr w:rsidR="008648C3" w:rsidRPr="00B26638" w14:paraId="03980C52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540FD624" w14:textId="609D977F" w:rsidR="008648C3" w:rsidRPr="00B26638" w:rsidRDefault="008648C3" w:rsidP="007B6F08">
            <w:pPr>
              <w:rPr>
                <w:rFonts w:ascii="Montserrat" w:hAnsi="Montserrat" w:cs="Arial"/>
                <w:i/>
                <w:sz w:val="16"/>
                <w:szCs w:val="16"/>
              </w:rPr>
            </w:pPr>
            <w:r w:rsidRPr="00B26638">
              <w:rPr>
                <w:rFonts w:ascii="Montserrat" w:hAnsi="Montserrat" w:cs="Arial"/>
                <w:b/>
              </w:rPr>
              <w:t xml:space="preserve"> Ожидаемое сокращение расходов в первые 3 года после внедрения запрашиваемых изменений 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0B43" w14:textId="1984E1A6" w:rsidR="008648C3" w:rsidRPr="00B26638" w:rsidRDefault="00600668" w:rsidP="007B6F08">
            <w:pPr>
              <w:rPr>
                <w:rFonts w:ascii="Montserrat" w:hAnsi="Montserrat" w:cs="Arial"/>
                <w:i/>
                <w:sz w:val="16"/>
                <w:szCs w:val="16"/>
              </w:rPr>
            </w:pPr>
            <w:r w:rsidRPr="00020694">
              <w:rPr>
                <w:rFonts w:ascii="Montserrat" w:hAnsi="Montserrat"/>
              </w:rPr>
              <w:t>200 млн.тг  сокращение расходов в</w:t>
            </w:r>
            <w:r>
              <w:rPr>
                <w:rFonts w:ascii="Montserrat" w:hAnsi="Montserrat"/>
              </w:rPr>
              <w:t xml:space="preserve"> момент открытия</w:t>
            </w:r>
            <w:r w:rsidRPr="00020694">
              <w:rPr>
                <w:rFonts w:ascii="Montserrat" w:hAnsi="Montserrat"/>
              </w:rPr>
              <w:t xml:space="preserve"> счета</w:t>
            </w:r>
          </w:p>
        </w:tc>
      </w:tr>
      <w:tr w:rsidR="008648C3" w:rsidRPr="00B26638" w14:paraId="0B329AF9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B1D4661" w14:textId="77777777" w:rsidR="008648C3" w:rsidRPr="00B26638" w:rsidRDefault="008648C3" w:rsidP="007B6F08">
            <w:pPr>
              <w:rPr>
                <w:rFonts w:ascii="Montserrat" w:hAnsi="Montserrat" w:cs="Arial"/>
                <w:i/>
                <w:sz w:val="16"/>
                <w:szCs w:val="16"/>
              </w:rPr>
            </w:pPr>
            <w:r w:rsidRPr="00B26638">
              <w:rPr>
                <w:rFonts w:ascii="Montserrat" w:hAnsi="Montserrat" w:cs="Arial"/>
                <w:b/>
              </w:rPr>
              <w:t xml:space="preserve">Любая другая выгода от внедрения запрашиваемых изменений 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27A1" w14:textId="03AB2204" w:rsidR="008648C3" w:rsidRPr="00B26638" w:rsidRDefault="00EC6CA6" w:rsidP="00B1256B">
            <w:pPr>
              <w:pStyle w:val="a9"/>
              <w:tabs>
                <w:tab w:val="left" w:pos="426"/>
              </w:tabs>
              <w:ind w:left="0"/>
              <w:jc w:val="both"/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>Возможность входа</w:t>
            </w:r>
            <w:r w:rsidR="001D2623" w:rsidRPr="00B26638">
              <w:rPr>
                <w:rFonts w:ascii="Montserrat" w:hAnsi="Montserrat"/>
              </w:rPr>
              <w:t xml:space="preserve"> </w:t>
            </w:r>
            <w:r w:rsidR="002A2042">
              <w:rPr>
                <w:rFonts w:ascii="Montserrat" w:hAnsi="Montserrat"/>
              </w:rPr>
              <w:t>новых К</w:t>
            </w:r>
            <w:r w:rsidR="00DC6D57" w:rsidRPr="00B26638">
              <w:rPr>
                <w:rFonts w:ascii="Montserrat" w:hAnsi="Montserrat"/>
              </w:rPr>
              <w:t>лиентов в банк</w:t>
            </w:r>
            <w:r w:rsidR="001D2623" w:rsidRPr="00B26638">
              <w:rPr>
                <w:rFonts w:ascii="Montserrat" w:hAnsi="Montserrat"/>
              </w:rPr>
              <w:t xml:space="preserve"> </w:t>
            </w:r>
            <w:r w:rsidRPr="00B26638">
              <w:rPr>
                <w:rFonts w:ascii="Montserrat" w:hAnsi="Montserrat"/>
              </w:rPr>
              <w:t xml:space="preserve">через </w:t>
            </w:r>
            <w:r w:rsidRPr="00B26638">
              <w:rPr>
                <w:rFonts w:ascii="Montserrat" w:hAnsi="Montserrat"/>
                <w:lang w:val="en-US"/>
              </w:rPr>
              <w:t>Digital</w:t>
            </w:r>
            <w:r w:rsidRPr="00B26638">
              <w:rPr>
                <w:rFonts w:ascii="Montserrat" w:hAnsi="Montserrat"/>
              </w:rPr>
              <w:t xml:space="preserve"> канал</w:t>
            </w:r>
          </w:p>
          <w:p w14:paraId="14CE9B18" w14:textId="4101C5B8" w:rsidR="001D2623" w:rsidRPr="00B26638" w:rsidRDefault="002A2042" w:rsidP="00B1256B">
            <w:pPr>
              <w:pStyle w:val="a9"/>
              <w:tabs>
                <w:tab w:val="left" w:pos="426"/>
              </w:tabs>
              <w:ind w:left="0"/>
              <w:jc w:val="both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Увеличение портфеля К</w:t>
            </w:r>
            <w:r w:rsidR="001D2623" w:rsidRPr="00B26638">
              <w:rPr>
                <w:rFonts w:ascii="Montserrat" w:hAnsi="Montserrat"/>
              </w:rPr>
              <w:t>лиентов</w:t>
            </w:r>
            <w:r w:rsidR="00DC6D57" w:rsidRPr="00B26638">
              <w:rPr>
                <w:rFonts w:ascii="Montserrat" w:hAnsi="Montserrat"/>
              </w:rPr>
              <w:t xml:space="preserve"> банка</w:t>
            </w:r>
            <w:r w:rsidR="00EC6CA6" w:rsidRPr="00B26638">
              <w:rPr>
                <w:rFonts w:ascii="Montserrat" w:hAnsi="Montserrat"/>
              </w:rPr>
              <w:t xml:space="preserve"> и увеличение ТД </w:t>
            </w:r>
          </w:p>
          <w:p w14:paraId="256CAE5A" w14:textId="77777777" w:rsidR="00121F20" w:rsidRDefault="00121F20" w:rsidP="00B1256B">
            <w:pPr>
              <w:pStyle w:val="a9"/>
              <w:tabs>
                <w:tab w:val="left" w:pos="426"/>
              </w:tabs>
              <w:ind w:left="0"/>
              <w:jc w:val="both"/>
              <w:rPr>
                <w:rFonts w:ascii="Montserrat" w:hAnsi="Montserrat" w:cs="Arial"/>
                <w:szCs w:val="16"/>
              </w:rPr>
            </w:pPr>
          </w:p>
          <w:p w14:paraId="16F3EF0E" w14:textId="31370289" w:rsidR="00121F20" w:rsidRPr="00301F80" w:rsidRDefault="00121F20" w:rsidP="00B1256B">
            <w:pPr>
              <w:pStyle w:val="a9"/>
              <w:tabs>
                <w:tab w:val="left" w:pos="426"/>
              </w:tabs>
              <w:ind w:left="0"/>
              <w:jc w:val="both"/>
              <w:rPr>
                <w:rFonts w:ascii="Montserrat" w:hAnsi="Montserrat" w:cs="Arial"/>
                <w:szCs w:val="16"/>
              </w:rPr>
            </w:pPr>
            <w:r>
              <w:rPr>
                <w:rFonts w:ascii="Montserrat" w:hAnsi="Montserrat" w:cs="Arial"/>
                <w:szCs w:val="16"/>
              </w:rPr>
              <w:t xml:space="preserve">Наши </w:t>
            </w:r>
            <w:r>
              <w:rPr>
                <w:rFonts w:ascii="Montserrat" w:hAnsi="Montserrat" w:cs="Arial"/>
                <w:szCs w:val="16"/>
                <w:lang w:val="en-US"/>
              </w:rPr>
              <w:t>KPI</w:t>
            </w:r>
            <w:r>
              <w:rPr>
                <w:rFonts w:ascii="Montserrat" w:hAnsi="Montserrat" w:cs="Arial"/>
                <w:szCs w:val="16"/>
              </w:rPr>
              <w:t>:</w:t>
            </w:r>
            <w:r w:rsidRPr="00301F80">
              <w:rPr>
                <w:rFonts w:ascii="Montserrat" w:hAnsi="Montserrat" w:cs="Arial"/>
                <w:szCs w:val="16"/>
              </w:rPr>
              <w:t xml:space="preserve"> </w:t>
            </w:r>
          </w:p>
          <w:p w14:paraId="3872594D" w14:textId="77777777" w:rsidR="00121F20" w:rsidRPr="00121F20" w:rsidRDefault="00121F20" w:rsidP="00121F20">
            <w:pPr>
              <w:tabs>
                <w:tab w:val="left" w:pos="426"/>
              </w:tabs>
              <w:jc w:val="both"/>
              <w:rPr>
                <w:rFonts w:ascii="Montserrat" w:hAnsi="Montserrat" w:cs="Arial"/>
                <w:szCs w:val="16"/>
              </w:rPr>
            </w:pPr>
            <w:r w:rsidRPr="00121F20">
              <w:rPr>
                <w:rFonts w:ascii="Montserrat" w:hAnsi="Montserrat" w:cs="Arial"/>
                <w:szCs w:val="16"/>
              </w:rPr>
              <w:t>1. Доля online открытий счетов ИП/ТОО – 60% (Продажи)</w:t>
            </w:r>
          </w:p>
          <w:p w14:paraId="15D8A1D0" w14:textId="14F091BE" w:rsidR="00121F20" w:rsidRPr="00121F20" w:rsidRDefault="00301F80" w:rsidP="00121F20">
            <w:pPr>
              <w:tabs>
                <w:tab w:val="left" w:pos="426"/>
              </w:tabs>
              <w:jc w:val="both"/>
              <w:rPr>
                <w:rFonts w:ascii="Montserrat" w:hAnsi="Montserrat" w:cs="Arial"/>
                <w:szCs w:val="16"/>
              </w:rPr>
            </w:pPr>
            <w:r>
              <w:rPr>
                <w:rFonts w:ascii="Montserrat" w:hAnsi="Montserrat" w:cs="Arial"/>
                <w:szCs w:val="16"/>
              </w:rPr>
              <w:t>2. Vo</w:t>
            </w:r>
            <w:r>
              <w:rPr>
                <w:rFonts w:ascii="Montserrat" w:hAnsi="Montserrat" w:cs="Arial"/>
                <w:szCs w:val="16"/>
                <w:lang w:val="en-US"/>
              </w:rPr>
              <w:t>C</w:t>
            </w:r>
            <w:r w:rsidR="00121F20" w:rsidRPr="00121F20">
              <w:rPr>
                <w:rFonts w:ascii="Montserrat" w:hAnsi="Montserrat" w:cs="Arial"/>
                <w:szCs w:val="16"/>
              </w:rPr>
              <w:t xml:space="preserve"> открытия счета – 4,7 (сервис)</w:t>
            </w:r>
          </w:p>
          <w:p w14:paraId="32C45CF0" w14:textId="1710EC72" w:rsidR="00121F20" w:rsidRPr="00121F20" w:rsidRDefault="00121F20" w:rsidP="00121F20">
            <w:pPr>
              <w:tabs>
                <w:tab w:val="left" w:pos="426"/>
              </w:tabs>
              <w:jc w:val="both"/>
              <w:rPr>
                <w:rFonts w:ascii="Montserrat" w:hAnsi="Montserrat" w:cs="Arial"/>
                <w:szCs w:val="16"/>
              </w:rPr>
            </w:pPr>
            <w:r w:rsidRPr="00121F20">
              <w:rPr>
                <w:rFonts w:ascii="Montserrat" w:hAnsi="Montserrat" w:cs="Arial"/>
                <w:szCs w:val="16"/>
              </w:rPr>
              <w:t xml:space="preserve">3. Full online — </w:t>
            </w:r>
            <w:r w:rsidR="00600668" w:rsidRPr="00121F20">
              <w:rPr>
                <w:rFonts w:ascii="Montserrat" w:hAnsi="Montserrat" w:cs="Arial"/>
                <w:szCs w:val="16"/>
              </w:rPr>
              <w:t>1000</w:t>
            </w:r>
            <w:r w:rsidR="00600668" w:rsidRPr="00EA4CCE">
              <w:rPr>
                <w:rFonts w:ascii="Montserrat" w:hAnsi="Montserrat" w:cs="Arial"/>
                <w:szCs w:val="16"/>
              </w:rPr>
              <w:t xml:space="preserve"> </w:t>
            </w:r>
            <w:r w:rsidR="00600668">
              <w:rPr>
                <w:rFonts w:ascii="Montserrat" w:hAnsi="Montserrat" w:cs="Arial"/>
                <w:szCs w:val="16"/>
              </w:rPr>
              <w:t>счетов без участия менеджеров продаж</w:t>
            </w:r>
          </w:p>
          <w:p w14:paraId="2D21F7F7" w14:textId="322E3BC1" w:rsidR="0051173C" w:rsidRPr="00B26638" w:rsidRDefault="00121F20" w:rsidP="00121F20">
            <w:pPr>
              <w:pStyle w:val="a9"/>
              <w:tabs>
                <w:tab w:val="left" w:pos="426"/>
              </w:tabs>
              <w:ind w:left="0"/>
              <w:jc w:val="both"/>
              <w:rPr>
                <w:rFonts w:ascii="Montserrat" w:hAnsi="Montserrat" w:cs="Arial"/>
                <w:b/>
                <w:i/>
                <w:sz w:val="16"/>
                <w:szCs w:val="16"/>
              </w:rPr>
            </w:pPr>
            <w:r w:rsidRPr="00121F20">
              <w:rPr>
                <w:rFonts w:ascii="Montserrat" w:hAnsi="Montserrat" w:cs="Arial"/>
                <w:szCs w:val="16"/>
              </w:rPr>
              <w:t>4. SLA по открытию счета - не более 7 минут в клиентском пути</w:t>
            </w:r>
          </w:p>
        </w:tc>
      </w:tr>
      <w:tr w:rsidR="008648C3" w:rsidRPr="00B26638" w14:paraId="173C4CF1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F6FE693" w14:textId="77777777" w:rsidR="008648C3" w:rsidRPr="00B26638" w:rsidRDefault="008648C3" w:rsidP="007B6F08">
            <w:pPr>
              <w:rPr>
                <w:rFonts w:ascii="Montserrat" w:hAnsi="Montserrat" w:cs="Arial"/>
                <w:b/>
              </w:rPr>
            </w:pPr>
            <w:r w:rsidRPr="00B26638">
              <w:rPr>
                <w:rFonts w:ascii="Montserrat" w:hAnsi="Montserrat" w:cs="Arial"/>
                <w:b/>
              </w:rPr>
              <w:t xml:space="preserve">Привлечение внешних сторон 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D5E01" w14:textId="03451A13" w:rsidR="00040923" w:rsidRPr="00B26638" w:rsidRDefault="00040923" w:rsidP="00040923">
            <w:pPr>
              <w:pStyle w:val="a9"/>
              <w:tabs>
                <w:tab w:val="left" w:pos="426"/>
              </w:tabs>
              <w:ind w:left="0"/>
              <w:jc w:val="both"/>
              <w:rPr>
                <w:rFonts w:ascii="Montserrat" w:hAnsi="Montserrat" w:cs="Arial"/>
                <w:i/>
                <w:szCs w:val="16"/>
              </w:rPr>
            </w:pPr>
            <w:r w:rsidRPr="00B26638">
              <w:rPr>
                <w:rFonts w:ascii="Montserrat" w:hAnsi="Montserrat" w:cs="Arial"/>
                <w:i/>
                <w:szCs w:val="16"/>
              </w:rPr>
              <w:t xml:space="preserve"> </w:t>
            </w:r>
            <w:r w:rsidR="00600668">
              <w:rPr>
                <w:rFonts w:ascii="Montserrat" w:hAnsi="Montserrat" w:cs="Arial"/>
                <w:i/>
                <w:szCs w:val="16"/>
              </w:rPr>
              <w:t>-</w:t>
            </w:r>
          </w:p>
        </w:tc>
      </w:tr>
      <w:tr w:rsidR="008648C3" w:rsidRPr="00B26638" w14:paraId="5E2C9398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F6087B3" w14:textId="77777777" w:rsidR="008648C3" w:rsidRPr="00B26638" w:rsidRDefault="008648C3" w:rsidP="007B6F08">
            <w:pPr>
              <w:rPr>
                <w:rFonts w:ascii="Montserrat" w:hAnsi="Montserrat" w:cs="Arial"/>
                <w:b/>
              </w:rPr>
            </w:pPr>
            <w:r w:rsidRPr="00B26638">
              <w:rPr>
                <w:rFonts w:ascii="Montserrat" w:hAnsi="Montserrat" w:cs="Arial"/>
                <w:b/>
              </w:rPr>
              <w:t>Необходимость приобретения дополнительного ПО или компонентов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2C92D" w14:textId="0D05EF52" w:rsidR="008648C3" w:rsidRPr="00B26638" w:rsidRDefault="00600668" w:rsidP="00600A22">
            <w:pPr>
              <w:jc w:val="both"/>
              <w:rPr>
                <w:rFonts w:ascii="Montserrat" w:hAnsi="Montserrat" w:cs="Arial"/>
                <w:i/>
                <w:szCs w:val="16"/>
              </w:rPr>
            </w:pPr>
            <w:r>
              <w:rPr>
                <w:rFonts w:ascii="Montserrat" w:hAnsi="Montserrat" w:cs="Arial"/>
                <w:i/>
                <w:szCs w:val="16"/>
              </w:rPr>
              <w:t>-</w:t>
            </w:r>
          </w:p>
        </w:tc>
      </w:tr>
      <w:tr w:rsidR="008648C3" w:rsidRPr="00B26638" w14:paraId="3041B3A9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F271CA9" w14:textId="77777777" w:rsidR="008648C3" w:rsidRPr="00B26638" w:rsidRDefault="008648C3" w:rsidP="007B6F08">
            <w:pPr>
              <w:rPr>
                <w:rFonts w:ascii="Montserrat" w:hAnsi="Montserrat" w:cs="Arial"/>
                <w:i/>
                <w:sz w:val="16"/>
                <w:szCs w:val="16"/>
              </w:rPr>
            </w:pPr>
            <w:r w:rsidRPr="00B26638">
              <w:rPr>
                <w:rFonts w:ascii="Montserrat" w:hAnsi="Montserrat" w:cs="Arial"/>
                <w:b/>
              </w:rPr>
              <w:t xml:space="preserve">* Текущие Бизнес-объемы 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758E" w14:textId="38B88F53" w:rsidR="008648C3" w:rsidRPr="00B26638" w:rsidRDefault="00600668" w:rsidP="00BB080A">
            <w:pPr>
              <w:rPr>
                <w:rFonts w:ascii="Montserrat" w:hAnsi="Montserrat" w:cs="Arial"/>
                <w:b/>
                <w:i/>
                <w:sz w:val="16"/>
                <w:szCs w:val="16"/>
              </w:rPr>
            </w:pPr>
            <w:r>
              <w:rPr>
                <w:rFonts w:ascii="Montserrat" w:hAnsi="Montserrat" w:cs="Arial"/>
                <w:b/>
                <w:i/>
                <w:sz w:val="16"/>
                <w:szCs w:val="16"/>
              </w:rPr>
              <w:t xml:space="preserve">Отсутствует </w:t>
            </w:r>
          </w:p>
        </w:tc>
      </w:tr>
      <w:tr w:rsidR="008648C3" w:rsidRPr="00B26638" w14:paraId="00C19E5F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3962386" w14:textId="77777777" w:rsidR="008648C3" w:rsidRPr="00B26638" w:rsidRDefault="008648C3" w:rsidP="007B6F08">
            <w:pPr>
              <w:rPr>
                <w:rFonts w:ascii="Montserrat" w:hAnsi="Montserrat" w:cs="Arial"/>
                <w:i/>
                <w:sz w:val="16"/>
                <w:szCs w:val="16"/>
              </w:rPr>
            </w:pPr>
            <w:r w:rsidRPr="00B26638">
              <w:rPr>
                <w:rFonts w:ascii="Montserrat" w:hAnsi="Montserrat" w:cs="Arial"/>
                <w:b/>
              </w:rPr>
              <w:lastRenderedPageBreak/>
              <w:t>* Прогнозируемые Бизнес</w:t>
            </w:r>
            <w:r w:rsidRPr="00B26638">
              <w:rPr>
                <w:rFonts w:ascii="Montserrat" w:hAnsi="Montserrat" w:cs="Arial"/>
                <w:b/>
                <w:lang w:val="en-US"/>
              </w:rPr>
              <w:t>-</w:t>
            </w:r>
            <w:r w:rsidRPr="00B26638">
              <w:rPr>
                <w:rFonts w:ascii="Montserrat" w:hAnsi="Montserrat" w:cs="Arial"/>
                <w:b/>
              </w:rPr>
              <w:t xml:space="preserve">объемы  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B050" w14:textId="409E23B1" w:rsidR="008648C3" w:rsidRPr="00B26638" w:rsidRDefault="00600668" w:rsidP="00BB080A">
            <w:pPr>
              <w:rPr>
                <w:rFonts w:ascii="Montserrat" w:hAnsi="Montserrat" w:cs="Arial"/>
                <w:i/>
                <w:sz w:val="16"/>
                <w:szCs w:val="16"/>
              </w:rPr>
            </w:pPr>
            <w:r w:rsidRPr="00AF7D8F">
              <w:rPr>
                <w:rFonts w:ascii="Montserrat" w:hAnsi="Montserrat" w:cs="Arial"/>
                <w:szCs w:val="16"/>
              </w:rPr>
              <w:t>На 2023 год через данный сервис планируем привлечь до 40% доли новой регистрации и около 10 000 ТОО</w:t>
            </w:r>
          </w:p>
        </w:tc>
      </w:tr>
      <w:tr w:rsidR="00472314" w:rsidRPr="00B26638" w14:paraId="2BC2B922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FBE64BD" w14:textId="296B0FC6" w:rsidR="00472314" w:rsidRPr="00B26638" w:rsidRDefault="00E62D8A" w:rsidP="00FE1EF6">
            <w:pPr>
              <w:rPr>
                <w:rFonts w:ascii="Montserrat" w:hAnsi="Montserrat"/>
                <w:b/>
              </w:rPr>
            </w:pPr>
            <w:r w:rsidRPr="00B26638">
              <w:rPr>
                <w:rFonts w:ascii="Montserrat" w:hAnsi="Montserrat" w:cs="Arial"/>
                <w:b/>
              </w:rPr>
              <w:t xml:space="preserve">* </w:t>
            </w:r>
            <w:r w:rsidR="00FE1EF6" w:rsidRPr="00B26638">
              <w:rPr>
                <w:rFonts w:ascii="Montserrat" w:hAnsi="Montserrat" w:cs="Arial"/>
                <w:b/>
              </w:rPr>
              <w:t>Руководитель СП инициатора подтверждает, что оценка и регистрация рисков при внедрении новых продуктов, видов деятельности, процессов, систем или внесении значительных изменений в действующие продукты, виды деятельности, процессы и системы проведена должным образом в соответствии с требованиями ВНД</w:t>
            </w:r>
            <w:r w:rsidR="00FA29B8" w:rsidRPr="00B26638">
              <w:rPr>
                <w:rFonts w:ascii="Montserrat" w:hAnsi="Montserrat" w:cs="Arial"/>
                <w:b/>
              </w:rPr>
              <w:t xml:space="preserve"> Банка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B7209" w14:textId="2F67D421" w:rsidR="00472314" w:rsidRPr="00B26638" w:rsidRDefault="00600668" w:rsidP="0058038A">
            <w:pPr>
              <w:rPr>
                <w:rFonts w:ascii="Montserrat" w:hAnsi="Montserrat" w:cs="Arial"/>
                <w:i/>
                <w:color w:val="303030"/>
                <w:shd w:val="clear" w:color="auto" w:fill="FFFFFF"/>
              </w:rPr>
            </w:pPr>
            <w:r w:rsidRPr="00AF7D8F">
              <w:rPr>
                <w:rFonts w:ascii="Montserrat" w:hAnsi="Montserrat" w:cs="Arial"/>
                <w:szCs w:val="16"/>
              </w:rPr>
              <w:t>Согласовано со Структурными подразделениями Банка</w:t>
            </w:r>
            <w:r w:rsidR="0058038A">
              <w:rPr>
                <w:rFonts w:ascii="Montserrat" w:hAnsi="Montserrat" w:cs="Arial"/>
                <w:szCs w:val="16"/>
              </w:rPr>
              <w:t xml:space="preserve"> </w:t>
            </w:r>
          </w:p>
        </w:tc>
      </w:tr>
      <w:tr w:rsidR="008648C3" w:rsidRPr="00B26638" w14:paraId="097A23EC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EE5438F" w14:textId="77777777" w:rsidR="008648C3" w:rsidRPr="00B26638" w:rsidRDefault="008648C3" w:rsidP="007B6F08">
            <w:pPr>
              <w:rPr>
                <w:rFonts w:ascii="Montserrat" w:hAnsi="Montserrat" w:cs="Arial"/>
                <w:b/>
              </w:rPr>
            </w:pPr>
            <w:r w:rsidRPr="00B26638">
              <w:rPr>
                <w:rFonts w:ascii="Montserrat" w:hAnsi="Montserrat"/>
                <w:b/>
              </w:rPr>
              <w:t>Зависимости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7C65" w14:textId="0EFC41E2" w:rsidR="008648C3" w:rsidRPr="00B26638" w:rsidRDefault="008648C3" w:rsidP="00040923">
            <w:pPr>
              <w:rPr>
                <w:rFonts w:ascii="Montserrat" w:hAnsi="Montserrat" w:cs="Arial"/>
                <w:i/>
                <w:sz w:val="16"/>
                <w:szCs w:val="16"/>
              </w:rPr>
            </w:pPr>
          </w:p>
        </w:tc>
      </w:tr>
    </w:tbl>
    <w:p w14:paraId="50853BB3" w14:textId="052E38DA" w:rsidR="00B26638" w:rsidRPr="00B26638" w:rsidRDefault="00B26638" w:rsidP="008648C3">
      <w:pPr>
        <w:pStyle w:val="commentary"/>
        <w:rPr>
          <w:rFonts w:ascii="Montserrat" w:hAnsi="Montserrat" w:cs="Arial"/>
          <w:snapToGrid w:val="0"/>
          <w:vanish w:val="0"/>
          <w:lang w:val="ru-RU"/>
        </w:rPr>
      </w:pPr>
    </w:p>
    <w:p w14:paraId="55F346A0" w14:textId="77777777" w:rsidR="008648C3" w:rsidRPr="00B26638" w:rsidRDefault="008648C3" w:rsidP="00AE3F77">
      <w:pPr>
        <w:pStyle w:val="4"/>
        <w:keepLines w:val="0"/>
        <w:numPr>
          <w:ilvl w:val="1"/>
          <w:numId w:val="8"/>
        </w:numPr>
        <w:spacing w:before="0" w:after="120" w:line="240" w:lineRule="auto"/>
        <w:jc w:val="center"/>
        <w:rPr>
          <w:rFonts w:ascii="Montserrat" w:eastAsia="Times New Roman" w:hAnsi="Montserrat" w:cs="Arial"/>
          <w:bCs/>
          <w:caps/>
          <w:snapToGrid w:val="0"/>
          <w:color w:val="1F4E79"/>
        </w:rPr>
      </w:pPr>
      <w:r w:rsidRPr="00B26638">
        <w:rPr>
          <w:rFonts w:ascii="Montserrat" w:eastAsia="Times New Roman" w:hAnsi="Montserrat" w:cs="Arial"/>
          <w:snapToGrid w:val="0"/>
          <w:color w:val="1F4E79"/>
        </w:rPr>
        <w:t>Описание текущего Бизнес процесса</w:t>
      </w:r>
    </w:p>
    <w:p w14:paraId="70E95D4F" w14:textId="77777777" w:rsidR="008648C3" w:rsidRPr="00B26638" w:rsidRDefault="008648C3" w:rsidP="008648C3">
      <w:pPr>
        <w:rPr>
          <w:rFonts w:ascii="Montserrat" w:hAnsi="Montserrat"/>
        </w:rPr>
      </w:pPr>
    </w:p>
    <w:tbl>
      <w:tblPr>
        <w:tblW w:w="983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9833"/>
      </w:tblGrid>
      <w:tr w:rsidR="008648C3" w:rsidRPr="00B26638" w14:paraId="775AACF9" w14:textId="77777777" w:rsidTr="007B6F08">
        <w:trPr>
          <w:trHeight w:val="468"/>
        </w:trPr>
        <w:tc>
          <w:tcPr>
            <w:tcW w:w="9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3ADA333" w14:textId="77777777" w:rsidR="008648C3" w:rsidRPr="00B26638" w:rsidRDefault="008648C3" w:rsidP="007B6F08">
            <w:pPr>
              <w:rPr>
                <w:rFonts w:ascii="Montserrat" w:eastAsia="Times New Roman" w:hAnsi="Montserrat" w:cs="Arial"/>
                <w:b/>
              </w:rPr>
            </w:pPr>
            <w:r w:rsidRPr="00B26638">
              <w:rPr>
                <w:rFonts w:ascii="Montserrat" w:hAnsi="Montserrat"/>
                <w:b/>
              </w:rPr>
              <w:t>* Обзор бизнес-процесса</w:t>
            </w:r>
          </w:p>
        </w:tc>
      </w:tr>
      <w:tr w:rsidR="008648C3" w:rsidRPr="00B26638" w14:paraId="314CACD7" w14:textId="77777777" w:rsidTr="007B6F08">
        <w:trPr>
          <w:trHeight w:val="468"/>
        </w:trPr>
        <w:tc>
          <w:tcPr>
            <w:tcW w:w="9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25F541" w14:textId="77777777" w:rsidR="008E3CE0" w:rsidRPr="00B26638" w:rsidRDefault="008E3CE0" w:rsidP="008E3CE0">
            <w:pPr>
              <w:jc w:val="both"/>
              <w:rPr>
                <w:rFonts w:ascii="Montserrat" w:eastAsia="Times New Roman" w:hAnsi="Montserrat" w:cs="Arial"/>
              </w:rPr>
            </w:pPr>
            <w:r w:rsidRPr="00B26638">
              <w:rPr>
                <w:rFonts w:ascii="Montserrat" w:eastAsia="Times New Roman" w:hAnsi="Montserrat" w:cs="Arial"/>
              </w:rPr>
              <w:t xml:space="preserve">В настоящее время открытие счета для ТОО происходит путем </w:t>
            </w:r>
            <w:r>
              <w:rPr>
                <w:rFonts w:ascii="Montserrat" w:eastAsia="Times New Roman" w:hAnsi="Montserrat" w:cs="Arial"/>
              </w:rPr>
              <w:t xml:space="preserve">ручного </w:t>
            </w:r>
            <w:r w:rsidRPr="00B26638">
              <w:rPr>
                <w:rFonts w:ascii="Montserrat" w:eastAsia="Times New Roman" w:hAnsi="Montserrat" w:cs="Arial"/>
              </w:rPr>
              <w:t>сбора пакета уставных и учредительных документов</w:t>
            </w:r>
            <w:r>
              <w:rPr>
                <w:rFonts w:ascii="Montserrat" w:eastAsia="Times New Roman" w:hAnsi="Montserrat" w:cs="Arial"/>
              </w:rPr>
              <w:t>, а также иных документов, предусмотренных внутренними нормативными документами банка</w:t>
            </w:r>
            <w:r w:rsidRPr="00B26638">
              <w:rPr>
                <w:rFonts w:ascii="Montserrat" w:eastAsia="Times New Roman" w:hAnsi="Montserrat" w:cs="Arial"/>
              </w:rPr>
              <w:t xml:space="preserve"> и </w:t>
            </w:r>
            <w:r>
              <w:rPr>
                <w:rFonts w:ascii="Montserrat" w:eastAsia="Times New Roman" w:hAnsi="Montserrat" w:cs="Arial"/>
              </w:rPr>
              <w:t>предоставления</w:t>
            </w:r>
            <w:r w:rsidRPr="00B26638">
              <w:rPr>
                <w:rFonts w:ascii="Montserrat" w:eastAsia="Times New Roman" w:hAnsi="Montserrat" w:cs="Arial"/>
              </w:rPr>
              <w:t xml:space="preserve"> документов в отделение банка.</w:t>
            </w:r>
          </w:p>
          <w:p w14:paraId="7BC0DF8A" w14:textId="4C345FA6" w:rsidR="008648C3" w:rsidRPr="00B26638" w:rsidRDefault="00DC6D57" w:rsidP="00DC6D57">
            <w:pPr>
              <w:rPr>
                <w:rFonts w:ascii="Montserrat" w:eastAsia="Times New Roman" w:hAnsi="Montserrat" w:cs="Arial"/>
              </w:rPr>
            </w:pPr>
            <w:r w:rsidRPr="00B26638">
              <w:rPr>
                <w:rFonts w:ascii="Montserrat" w:eastAsia="Times New Roman" w:hAnsi="Montserrat" w:cs="Arial"/>
              </w:rPr>
              <w:t xml:space="preserve">Счет открывается от 40 минут до 8 часов.  </w:t>
            </w:r>
          </w:p>
        </w:tc>
      </w:tr>
      <w:tr w:rsidR="008648C3" w:rsidRPr="00B26638" w14:paraId="4EA455D4" w14:textId="77777777" w:rsidTr="007B6F08">
        <w:trPr>
          <w:trHeight w:val="468"/>
        </w:trPr>
        <w:tc>
          <w:tcPr>
            <w:tcW w:w="9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58F89BF" w14:textId="77777777" w:rsidR="008648C3" w:rsidRPr="00B26638" w:rsidRDefault="008648C3" w:rsidP="007B6F08">
            <w:pPr>
              <w:rPr>
                <w:rFonts w:ascii="Montserrat" w:eastAsia="Times New Roman" w:hAnsi="Montserrat" w:cs="Arial"/>
                <w:b/>
                <w:i/>
                <w:color w:val="FFFFFF"/>
                <w:sz w:val="16"/>
                <w:szCs w:val="16"/>
              </w:rPr>
            </w:pPr>
            <w:r w:rsidRPr="00B26638">
              <w:rPr>
                <w:rFonts w:ascii="Montserrat" w:eastAsia="Times New Roman" w:hAnsi="Montserrat" w:cs="Arial"/>
                <w:b/>
              </w:rPr>
              <w:t>* Детальное описание текущего Бизнес процесса.</w:t>
            </w:r>
          </w:p>
        </w:tc>
      </w:tr>
      <w:tr w:rsidR="008648C3" w:rsidRPr="00B26638" w14:paraId="659D7348" w14:textId="77777777" w:rsidTr="007B6F08">
        <w:tc>
          <w:tcPr>
            <w:tcW w:w="9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72F700" w14:textId="77777777" w:rsidR="008E3CE0" w:rsidRPr="00B26638" w:rsidRDefault="008E3CE0" w:rsidP="008E3CE0">
            <w:pPr>
              <w:pStyle w:val="a9"/>
              <w:numPr>
                <w:ilvl w:val="0"/>
                <w:numId w:val="41"/>
              </w:numPr>
              <w:rPr>
                <w:rFonts w:ascii="Montserrat" w:eastAsia="Times New Roman" w:hAnsi="Montserrat"/>
              </w:rPr>
            </w:pPr>
            <w:r>
              <w:rPr>
                <w:rFonts w:ascii="Montserrat" w:eastAsia="Times New Roman" w:hAnsi="Montserrat"/>
              </w:rPr>
              <w:t>Заведение карточки К</w:t>
            </w:r>
            <w:r w:rsidRPr="00B26638">
              <w:rPr>
                <w:rFonts w:ascii="Montserrat" w:eastAsia="Times New Roman" w:hAnsi="Montserrat"/>
              </w:rPr>
              <w:t xml:space="preserve">лиента в </w:t>
            </w:r>
            <w:r>
              <w:rPr>
                <w:rFonts w:ascii="Montserrat" w:eastAsia="Times New Roman" w:hAnsi="Montserrat"/>
              </w:rPr>
              <w:t>АБИС</w:t>
            </w:r>
            <w:r w:rsidRPr="00B26638">
              <w:rPr>
                <w:rFonts w:ascii="Montserrat" w:eastAsia="Times New Roman" w:hAnsi="Montserrat"/>
              </w:rPr>
              <w:t xml:space="preserve"> ручками в отделении Банка</w:t>
            </w:r>
          </w:p>
          <w:p w14:paraId="6A7A71B2" w14:textId="77777777" w:rsidR="008E3CE0" w:rsidRPr="00B26638" w:rsidRDefault="008E3CE0" w:rsidP="008E3CE0">
            <w:pPr>
              <w:pStyle w:val="a9"/>
              <w:numPr>
                <w:ilvl w:val="0"/>
                <w:numId w:val="41"/>
              </w:numPr>
              <w:rPr>
                <w:rFonts w:ascii="Montserrat" w:eastAsia="Times New Roman" w:hAnsi="Montserrat"/>
              </w:rPr>
            </w:pPr>
            <w:r w:rsidRPr="00B26638">
              <w:rPr>
                <w:rFonts w:ascii="Montserrat" w:eastAsia="Times New Roman" w:hAnsi="Montserrat"/>
              </w:rPr>
              <w:t>Ручной Сбор учредительных и уставных документов</w:t>
            </w:r>
            <w:r>
              <w:rPr>
                <w:rFonts w:ascii="Montserrat" w:eastAsia="Times New Roman" w:hAnsi="Montserrat"/>
              </w:rPr>
              <w:t xml:space="preserve">, </w:t>
            </w:r>
            <w:r>
              <w:rPr>
                <w:rFonts w:ascii="Montserrat" w:eastAsia="Times New Roman" w:hAnsi="Montserrat" w:cs="Arial"/>
              </w:rPr>
              <w:t xml:space="preserve">а также иных документов, предусмотренных внутренними нормативными документами </w:t>
            </w:r>
            <w:r w:rsidRPr="00B26638">
              <w:rPr>
                <w:rFonts w:ascii="Montserrat" w:eastAsia="Times New Roman" w:hAnsi="Montserrat" w:cs="Arial"/>
              </w:rPr>
              <w:t xml:space="preserve"> </w:t>
            </w:r>
          </w:p>
          <w:p w14:paraId="7668AA6E" w14:textId="77777777" w:rsidR="008E3CE0" w:rsidRPr="00B26638" w:rsidRDefault="008E3CE0" w:rsidP="008E3CE0">
            <w:pPr>
              <w:pStyle w:val="a9"/>
              <w:numPr>
                <w:ilvl w:val="0"/>
                <w:numId w:val="41"/>
              </w:numPr>
              <w:rPr>
                <w:rFonts w:ascii="Montserrat" w:eastAsia="Times New Roman" w:hAnsi="Montserrat"/>
              </w:rPr>
            </w:pPr>
            <w:r w:rsidRPr="00B26638">
              <w:rPr>
                <w:rFonts w:ascii="Montserrat" w:eastAsia="Times New Roman" w:hAnsi="Montserrat"/>
              </w:rPr>
              <w:t xml:space="preserve">Занесение пакета документов в отделение банка от </w:t>
            </w:r>
            <w:r>
              <w:rPr>
                <w:rFonts w:ascii="Montserrat" w:eastAsia="Times New Roman" w:hAnsi="Montserrat"/>
              </w:rPr>
              <w:t>К</w:t>
            </w:r>
            <w:r w:rsidRPr="00B26638">
              <w:rPr>
                <w:rFonts w:ascii="Montserrat" w:eastAsia="Times New Roman" w:hAnsi="Montserrat"/>
              </w:rPr>
              <w:t>лиента</w:t>
            </w:r>
          </w:p>
          <w:p w14:paraId="285F25F7" w14:textId="77777777" w:rsidR="008E3CE0" w:rsidRPr="00B26638" w:rsidRDefault="008E3CE0" w:rsidP="008E3CE0">
            <w:pPr>
              <w:pStyle w:val="a9"/>
              <w:numPr>
                <w:ilvl w:val="0"/>
                <w:numId w:val="41"/>
              </w:numPr>
              <w:rPr>
                <w:rFonts w:ascii="Montserrat" w:eastAsia="Times New Roman" w:hAnsi="Montserrat"/>
              </w:rPr>
            </w:pPr>
            <w:r w:rsidRPr="00B26638">
              <w:rPr>
                <w:rFonts w:ascii="Montserrat" w:eastAsia="Times New Roman" w:hAnsi="Montserrat"/>
              </w:rPr>
              <w:t>Проверка операционного подразделения</w:t>
            </w:r>
          </w:p>
          <w:p w14:paraId="40B4729B" w14:textId="14219347" w:rsidR="006D4446" w:rsidRPr="00B26638" w:rsidRDefault="008E3CE0" w:rsidP="00306132">
            <w:pPr>
              <w:pStyle w:val="a9"/>
              <w:numPr>
                <w:ilvl w:val="0"/>
                <w:numId w:val="41"/>
              </w:numPr>
              <w:rPr>
                <w:rFonts w:ascii="Montserrat" w:eastAsia="Times New Roman" w:hAnsi="Montserrat"/>
              </w:rPr>
            </w:pPr>
            <w:r w:rsidRPr="00B26638">
              <w:rPr>
                <w:rFonts w:ascii="Montserrat" w:eastAsia="Times New Roman" w:hAnsi="Montserrat"/>
              </w:rPr>
              <w:t>Ручная регистрация в СДБО ЮЛ</w:t>
            </w:r>
          </w:p>
        </w:tc>
      </w:tr>
    </w:tbl>
    <w:p w14:paraId="645C7C3A" w14:textId="5C775EE2" w:rsidR="008648C3" w:rsidRDefault="008648C3" w:rsidP="008648C3">
      <w:pPr>
        <w:pStyle w:val="4"/>
        <w:rPr>
          <w:rFonts w:ascii="Montserrat" w:eastAsia="Times New Roman" w:hAnsi="Montserrat" w:cs="Arial"/>
          <w:bCs/>
          <w:caps/>
          <w:snapToGrid w:val="0"/>
          <w:color w:val="1F4E79"/>
        </w:rPr>
      </w:pPr>
    </w:p>
    <w:p w14:paraId="6A7FEF66" w14:textId="77777777" w:rsidR="00E83A45" w:rsidRPr="00E83A45" w:rsidRDefault="00E83A45" w:rsidP="00E83A45"/>
    <w:p w14:paraId="4B16AC90" w14:textId="77777777" w:rsidR="008648C3" w:rsidRPr="00B26638" w:rsidRDefault="008648C3" w:rsidP="00AE3F77">
      <w:pPr>
        <w:pStyle w:val="4"/>
        <w:keepLines w:val="0"/>
        <w:numPr>
          <w:ilvl w:val="1"/>
          <w:numId w:val="8"/>
        </w:numPr>
        <w:spacing w:before="0" w:after="120" w:line="240" w:lineRule="auto"/>
        <w:jc w:val="center"/>
        <w:rPr>
          <w:rFonts w:ascii="Montserrat" w:eastAsia="Times New Roman" w:hAnsi="Montserrat" w:cs="Arial"/>
          <w:bCs/>
          <w:caps/>
          <w:snapToGrid w:val="0"/>
          <w:color w:val="1F4E79"/>
        </w:rPr>
      </w:pPr>
      <w:r w:rsidRPr="00B26638">
        <w:rPr>
          <w:rFonts w:ascii="Montserrat" w:eastAsia="Times New Roman" w:hAnsi="Montserrat" w:cs="Arial"/>
          <w:snapToGrid w:val="0"/>
          <w:color w:val="1F4E79"/>
        </w:rPr>
        <w:t>Описание предполагаемого Бизнес процесса</w:t>
      </w:r>
    </w:p>
    <w:p w14:paraId="3FE6F4F1" w14:textId="77777777" w:rsidR="008648C3" w:rsidRPr="00B26638" w:rsidRDefault="008648C3" w:rsidP="008648C3">
      <w:pPr>
        <w:ind w:left="720"/>
        <w:rPr>
          <w:rFonts w:ascii="Montserrat" w:hAnsi="Montserrat"/>
        </w:rPr>
      </w:pPr>
    </w:p>
    <w:tbl>
      <w:tblPr>
        <w:tblW w:w="983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9833"/>
      </w:tblGrid>
      <w:tr w:rsidR="008648C3" w:rsidRPr="00B26638" w14:paraId="7AB5C0BF" w14:textId="77777777" w:rsidTr="007B6F08">
        <w:trPr>
          <w:trHeight w:val="468"/>
        </w:trPr>
        <w:tc>
          <w:tcPr>
            <w:tcW w:w="9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A4F9938" w14:textId="77777777" w:rsidR="008648C3" w:rsidRPr="00B26638" w:rsidRDefault="008648C3" w:rsidP="007B6F08">
            <w:pPr>
              <w:rPr>
                <w:rFonts w:ascii="Montserrat" w:eastAsia="Times New Roman" w:hAnsi="Montserrat" w:cs="Arial"/>
                <w:b/>
                <w:i/>
                <w:color w:val="FFFFFF"/>
                <w:sz w:val="16"/>
                <w:szCs w:val="16"/>
              </w:rPr>
            </w:pPr>
            <w:r w:rsidRPr="00B26638">
              <w:rPr>
                <w:rFonts w:ascii="Montserrat" w:eastAsia="Times New Roman" w:hAnsi="Montserrat" w:cs="Arial"/>
                <w:b/>
              </w:rPr>
              <w:t>* Детальное описание предполагаемого Бизнес процесса.</w:t>
            </w:r>
          </w:p>
        </w:tc>
      </w:tr>
      <w:tr w:rsidR="008648C3" w:rsidRPr="00B26638" w14:paraId="253205C6" w14:textId="77777777" w:rsidTr="007B6F08">
        <w:tc>
          <w:tcPr>
            <w:tcW w:w="9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49718" w14:textId="07CB3943" w:rsidR="00306132" w:rsidRDefault="00306132" w:rsidP="00515B85">
            <w:pPr>
              <w:ind w:left="720"/>
              <w:jc w:val="both"/>
              <w:rPr>
                <w:rFonts w:ascii="Montserrat" w:hAnsi="Montserrat"/>
              </w:rPr>
            </w:pPr>
            <w:r w:rsidRPr="00B26638">
              <w:rPr>
                <w:rFonts w:ascii="Montserrat" w:hAnsi="Montserrat"/>
              </w:rPr>
              <w:t xml:space="preserve">Реализация онлайн открытия счета для ТОО с простой структурой </w:t>
            </w:r>
            <w:r w:rsidR="005F1F75" w:rsidRPr="005F1F75">
              <w:rPr>
                <w:rFonts w:ascii="Montserrat" w:hAnsi="Montserrat"/>
              </w:rPr>
              <w:t xml:space="preserve">на основе типового устава (без участия юридических лиц участников, а также лиц, действующих на основании доверенности) в организационной правовой форме ТОО </w:t>
            </w:r>
            <w:r w:rsidR="005F1F75">
              <w:rPr>
                <w:rFonts w:ascii="Montserrat" w:hAnsi="Montserrat"/>
              </w:rPr>
              <w:t xml:space="preserve">в лице </w:t>
            </w:r>
            <w:r w:rsidRPr="00B26638">
              <w:rPr>
                <w:rFonts w:ascii="Montserrat" w:hAnsi="Montserrat"/>
              </w:rPr>
              <w:t xml:space="preserve">участников резидентов РК в мобильном приложении </w:t>
            </w:r>
            <w:r w:rsidRPr="00B26638">
              <w:rPr>
                <w:rFonts w:ascii="Montserrat" w:hAnsi="Montserrat"/>
                <w:lang w:val="en-US"/>
              </w:rPr>
              <w:t>RBK</w:t>
            </w:r>
            <w:r w:rsidRPr="00B26638">
              <w:rPr>
                <w:rFonts w:ascii="Montserrat" w:hAnsi="Montserrat"/>
              </w:rPr>
              <w:t xml:space="preserve"> </w:t>
            </w:r>
            <w:r w:rsidRPr="00B26638">
              <w:rPr>
                <w:rFonts w:ascii="Montserrat" w:hAnsi="Montserrat"/>
                <w:lang w:val="en-US"/>
              </w:rPr>
              <w:lastRenderedPageBreak/>
              <w:t>business</w:t>
            </w:r>
            <w:r w:rsidRPr="00B26638">
              <w:rPr>
                <w:rFonts w:ascii="Montserrat" w:hAnsi="Montserrat"/>
              </w:rPr>
              <w:t xml:space="preserve"> и регистрация в системе дистанционного банк</w:t>
            </w:r>
            <w:r w:rsidR="00F844E7">
              <w:rPr>
                <w:rFonts w:ascii="Montserrat" w:hAnsi="Montserrat"/>
              </w:rPr>
              <w:t>овского обслуживания «Интернет-К</w:t>
            </w:r>
            <w:r w:rsidRPr="00B26638">
              <w:rPr>
                <w:rFonts w:ascii="Montserrat" w:hAnsi="Montserrat"/>
              </w:rPr>
              <w:t>лиент», с возможностью подключения дополнительных продуктов Банка (Бизнес карта, Интернет Банкинг(</w:t>
            </w:r>
            <w:r w:rsidRPr="00B26638">
              <w:rPr>
                <w:rFonts w:ascii="Montserrat" w:hAnsi="Montserrat"/>
                <w:lang w:val="en-US"/>
              </w:rPr>
              <w:t>token</w:t>
            </w:r>
            <w:r w:rsidRPr="00B26638">
              <w:rPr>
                <w:rFonts w:ascii="Montserrat" w:hAnsi="Montserrat"/>
              </w:rPr>
              <w:t>)) и подключение Пакетов Услуг МБ</w:t>
            </w:r>
          </w:p>
          <w:p w14:paraId="1A6067E1" w14:textId="77777777" w:rsidR="005F1F75" w:rsidRPr="00B26638" w:rsidRDefault="005F1F75" w:rsidP="00306132">
            <w:pPr>
              <w:ind w:left="720"/>
              <w:rPr>
                <w:rFonts w:ascii="Montserrat" w:eastAsia="Times New Roman" w:hAnsi="Montserrat"/>
              </w:rPr>
            </w:pPr>
          </w:p>
          <w:p w14:paraId="6EE84EAC" w14:textId="341FBDE8" w:rsidR="008648C3" w:rsidRPr="00B078B0" w:rsidRDefault="00306132" w:rsidP="007B6F08">
            <w:pPr>
              <w:ind w:left="720"/>
              <w:rPr>
                <w:rFonts w:ascii="Montserrat" w:eastAsia="Times New Roman" w:hAnsi="Montserrat" w:cs="Arial"/>
                <w:b/>
                <w:i/>
              </w:rPr>
            </w:pPr>
            <w:r w:rsidRPr="00B078B0">
              <w:rPr>
                <w:rFonts w:ascii="Montserrat" w:eastAsia="Times New Roman" w:hAnsi="Montserrat" w:cs="Arial"/>
                <w:b/>
                <w:i/>
              </w:rPr>
              <w:t>П</w:t>
            </w:r>
            <w:r w:rsidR="002A2042" w:rsidRPr="00B078B0">
              <w:rPr>
                <w:rFonts w:ascii="Montserrat" w:eastAsia="Times New Roman" w:hAnsi="Montserrat" w:cs="Arial"/>
                <w:b/>
                <w:i/>
              </w:rPr>
              <w:t>уть К</w:t>
            </w:r>
            <w:r w:rsidR="006D4446" w:rsidRPr="00B078B0">
              <w:rPr>
                <w:rFonts w:ascii="Montserrat" w:eastAsia="Times New Roman" w:hAnsi="Montserrat" w:cs="Arial"/>
                <w:b/>
                <w:i/>
              </w:rPr>
              <w:t>лиента:</w:t>
            </w:r>
          </w:p>
          <w:p w14:paraId="375F701C" w14:textId="671BC4DC" w:rsidR="008648C3" w:rsidRPr="008625E1" w:rsidRDefault="00E47BBC" w:rsidP="00B078B0">
            <w:pPr>
              <w:ind w:left="720"/>
              <w:rPr>
                <w:rFonts w:ascii="Montserrat" w:eastAsia="Times New Roman" w:hAnsi="Montserrat" w:cs="Arial"/>
                <w:i/>
                <w:lang w:val="en-US"/>
              </w:rPr>
            </w:pPr>
            <w:r>
              <w:rPr>
                <w:rFonts w:ascii="Montserrat" w:eastAsia="Times New Roman" w:hAnsi="Montserrat" w:cs="Arial"/>
                <w:i/>
                <w:lang w:val="en-US"/>
              </w:rPr>
              <w:object w:dxaOrig="1534" w:dyaOrig="994" w14:anchorId="0323F4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3pt;height:49.3pt" o:ole="">
                  <v:imagedata r:id="rId8" o:title=""/>
                </v:shape>
                <o:OLEObject Type="Embed" ProgID="PowerPoint.Show.12" ShapeID="_x0000_i1025" DrawAspect="Icon" ObjectID="_1757429383" r:id="rId9"/>
              </w:object>
            </w:r>
          </w:p>
          <w:p w14:paraId="6B014509" w14:textId="77777777" w:rsidR="00B078B0" w:rsidRPr="00B078B0" w:rsidRDefault="005D2C45" w:rsidP="0079764B">
            <w:pPr>
              <w:ind w:left="720"/>
              <w:rPr>
                <w:rFonts w:ascii="Montserrat" w:eastAsia="Times New Roman" w:hAnsi="Montserrat" w:cs="Arial"/>
                <w:b/>
                <w:i/>
              </w:rPr>
            </w:pPr>
            <w:r w:rsidRPr="00B078B0">
              <w:rPr>
                <w:rFonts w:ascii="Montserrat" w:eastAsia="Times New Roman" w:hAnsi="Montserrat" w:cs="Arial"/>
                <w:b/>
                <w:i/>
              </w:rPr>
              <w:t>Блок схема:</w:t>
            </w:r>
          </w:p>
          <w:p w14:paraId="0EBA352B" w14:textId="77777777" w:rsidR="00B078B0" w:rsidRPr="00B078B0" w:rsidRDefault="00B078B0" w:rsidP="00B078B0">
            <w:pPr>
              <w:ind w:left="720"/>
              <w:rPr>
                <w:rFonts w:ascii="Montserrat" w:eastAsia="Times New Roman" w:hAnsi="Montserrat" w:cs="Arial"/>
                <w:i/>
                <w:u w:val="single"/>
              </w:rPr>
            </w:pP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https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://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miro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.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com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/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app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/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board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/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uXjVPdSrfeI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=/?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utm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_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source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=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notification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&amp;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utm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_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medium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=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email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&amp;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utm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_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campaign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=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daily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-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updates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&amp;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utm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_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content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=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go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-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to</w:t>
            </w:r>
            <w:r w:rsidRPr="00B078B0">
              <w:rPr>
                <w:rFonts w:ascii="Montserrat" w:eastAsia="Times New Roman" w:hAnsi="Montserrat" w:cs="Arial"/>
                <w:i/>
                <w:u w:val="single"/>
              </w:rPr>
              <w:t>-</w:t>
            </w:r>
            <w:r w:rsidRPr="00B078B0">
              <w:rPr>
                <w:rFonts w:ascii="Montserrat" w:eastAsia="Times New Roman" w:hAnsi="Montserrat" w:cs="Arial"/>
                <w:i/>
                <w:u w:val="single"/>
                <w:lang w:val="en-US"/>
              </w:rPr>
              <w:t>board</w:t>
            </w:r>
          </w:p>
          <w:p w14:paraId="657A7045" w14:textId="5CF8BE03" w:rsidR="00D83A70" w:rsidRPr="00B26638" w:rsidRDefault="005D2C45" w:rsidP="00B078B0">
            <w:pPr>
              <w:ind w:left="720"/>
              <w:rPr>
                <w:rFonts w:ascii="Montserrat" w:eastAsia="Times New Roman" w:hAnsi="Montserrat" w:cs="Arial"/>
                <w:i/>
              </w:rPr>
            </w:pPr>
            <w:r w:rsidRPr="00B26638">
              <w:rPr>
                <w:rFonts w:ascii="Montserrat" w:eastAsia="Times New Roman" w:hAnsi="Montserrat" w:cs="Arial"/>
                <w:i/>
              </w:rPr>
              <w:t xml:space="preserve"> </w:t>
            </w:r>
          </w:p>
        </w:tc>
      </w:tr>
    </w:tbl>
    <w:p w14:paraId="0B143654" w14:textId="4BED83B1" w:rsidR="008648C3" w:rsidRDefault="008648C3" w:rsidP="008648C3">
      <w:pPr>
        <w:pStyle w:val="commentary"/>
        <w:jc w:val="center"/>
        <w:rPr>
          <w:rFonts w:ascii="Montserrat" w:hAnsi="Montserrat" w:cs="Arial"/>
          <w:snapToGrid w:val="0"/>
          <w:vanish w:val="0"/>
          <w:color w:val="1F4E79"/>
          <w:lang w:val="ru-RU"/>
        </w:rPr>
      </w:pPr>
    </w:p>
    <w:p w14:paraId="71E20513" w14:textId="06E999B3" w:rsidR="00B26638" w:rsidRDefault="00B26638" w:rsidP="008648C3">
      <w:pPr>
        <w:pStyle w:val="commentary"/>
        <w:jc w:val="center"/>
        <w:rPr>
          <w:rFonts w:ascii="Montserrat" w:hAnsi="Montserrat" w:cs="Arial"/>
          <w:snapToGrid w:val="0"/>
          <w:vanish w:val="0"/>
          <w:color w:val="1F4E79"/>
          <w:lang w:val="ru-RU"/>
        </w:rPr>
      </w:pPr>
    </w:p>
    <w:p w14:paraId="4ABA1BCD" w14:textId="77777777" w:rsidR="00B26638" w:rsidRPr="00B26638" w:rsidRDefault="00B26638" w:rsidP="008648C3">
      <w:pPr>
        <w:pStyle w:val="commentary"/>
        <w:jc w:val="center"/>
        <w:rPr>
          <w:rFonts w:ascii="Montserrat" w:hAnsi="Montserrat" w:cs="Arial"/>
          <w:snapToGrid w:val="0"/>
          <w:vanish w:val="0"/>
          <w:color w:val="1F4E79"/>
          <w:lang w:val="ru-RU"/>
        </w:rPr>
      </w:pPr>
    </w:p>
    <w:p w14:paraId="2174ED3D" w14:textId="77777777" w:rsidR="008648C3" w:rsidRPr="00B26638" w:rsidRDefault="008648C3" w:rsidP="00AE3F77">
      <w:pPr>
        <w:pStyle w:val="4"/>
        <w:keepLines w:val="0"/>
        <w:numPr>
          <w:ilvl w:val="1"/>
          <w:numId w:val="8"/>
        </w:numPr>
        <w:tabs>
          <w:tab w:val="left" w:pos="675"/>
          <w:tab w:val="left" w:pos="1380"/>
        </w:tabs>
        <w:spacing w:before="0" w:after="120" w:line="240" w:lineRule="auto"/>
        <w:jc w:val="center"/>
        <w:rPr>
          <w:rFonts w:ascii="Montserrat" w:hAnsi="Montserrat"/>
          <w:color w:val="1F4E79"/>
        </w:rPr>
      </w:pPr>
      <w:r w:rsidRPr="00B26638">
        <w:rPr>
          <w:rFonts w:ascii="Montserrat" w:eastAsia="Times New Roman" w:hAnsi="Montserrat" w:cs="Arial"/>
          <w:snapToGrid w:val="0"/>
          <w:color w:val="1F4E79"/>
        </w:rPr>
        <w:t>Запрашиваемые Изменения</w:t>
      </w:r>
    </w:p>
    <w:p w14:paraId="1DBE03E5" w14:textId="77777777" w:rsidR="008648C3" w:rsidRPr="00B26638" w:rsidRDefault="008648C3" w:rsidP="008648C3">
      <w:pPr>
        <w:rPr>
          <w:rFonts w:ascii="Montserrat" w:hAnsi="Montserrat"/>
        </w:rPr>
      </w:pPr>
    </w:p>
    <w:tbl>
      <w:tblPr>
        <w:tblW w:w="983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5070"/>
        <w:gridCol w:w="4763"/>
      </w:tblGrid>
      <w:tr w:rsidR="008648C3" w:rsidRPr="00B26638" w14:paraId="18D7CAE6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DA82DA7" w14:textId="77777777" w:rsidR="008648C3" w:rsidRPr="00B26638" w:rsidRDefault="008648C3" w:rsidP="007B6F08">
            <w:pPr>
              <w:rPr>
                <w:rFonts w:ascii="Montserrat" w:eastAsia="Times New Roman" w:hAnsi="Montserrat"/>
                <w:b/>
              </w:rPr>
            </w:pPr>
            <w:r w:rsidRPr="00B26638">
              <w:rPr>
                <w:rFonts w:ascii="Montserrat" w:eastAsia="Times New Roman" w:hAnsi="Montserrat"/>
                <w:b/>
              </w:rPr>
              <w:t xml:space="preserve">* Процессы, которые будут затронуты запрашиваемыми изменениями </w:t>
            </w:r>
          </w:p>
        </w:tc>
        <w:tc>
          <w:tcPr>
            <w:tcW w:w="4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C21C1" w14:textId="5BF48493" w:rsidR="008648C3" w:rsidRPr="00B26638" w:rsidRDefault="0079764B" w:rsidP="007B6F08">
            <w:pPr>
              <w:rPr>
                <w:rFonts w:ascii="Montserrat" w:eastAsia="Times New Roman" w:hAnsi="Montserrat"/>
                <w:b/>
              </w:rPr>
            </w:pPr>
            <w:r w:rsidRPr="00B26638">
              <w:rPr>
                <w:rFonts w:ascii="Montserrat" w:eastAsia="Times New Roman" w:hAnsi="Montserrat"/>
                <w:color w:val="000000"/>
              </w:rPr>
              <w:t xml:space="preserve">Открытие счета ТОО </w:t>
            </w:r>
          </w:p>
        </w:tc>
      </w:tr>
      <w:tr w:rsidR="008648C3" w:rsidRPr="00725F2A" w14:paraId="5F67DFDB" w14:textId="77777777" w:rsidTr="007B6F0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98F8E9B" w14:textId="77777777" w:rsidR="008648C3" w:rsidRPr="00B26638" w:rsidRDefault="008648C3" w:rsidP="007B6F08">
            <w:pPr>
              <w:rPr>
                <w:rFonts w:ascii="Montserrat" w:eastAsia="Times New Roman" w:hAnsi="Montserrat"/>
                <w:b/>
                <w:color w:val="000000"/>
              </w:rPr>
            </w:pPr>
            <w:r w:rsidRPr="00B26638">
              <w:rPr>
                <w:rFonts w:ascii="Montserrat" w:eastAsia="Times New Roman" w:hAnsi="Montserrat"/>
                <w:b/>
                <w:color w:val="000000"/>
              </w:rPr>
              <w:t xml:space="preserve">* Системы, которые будут </w:t>
            </w:r>
            <w:r w:rsidRPr="00B26638">
              <w:rPr>
                <w:rFonts w:ascii="Montserrat" w:eastAsia="Times New Roman" w:hAnsi="Montserrat"/>
                <w:b/>
              </w:rPr>
              <w:t>затронуты запрашиваемыми изменениями</w:t>
            </w:r>
          </w:p>
        </w:tc>
        <w:tc>
          <w:tcPr>
            <w:tcW w:w="4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DC0E1D" w14:textId="5B7596C3" w:rsidR="00F844E7" w:rsidRPr="00F844E7" w:rsidRDefault="00F844E7" w:rsidP="00F844E7">
            <w:pPr>
              <w:rPr>
                <w:rFonts w:ascii="Montserrat" w:eastAsia="Times New Roman" w:hAnsi="Montserrat"/>
                <w:color w:val="000000"/>
              </w:rPr>
            </w:pPr>
            <w:r>
              <w:rPr>
                <w:rFonts w:ascii="Montserrat" w:eastAsia="Times New Roman" w:hAnsi="Montserrat"/>
                <w:color w:val="000000"/>
              </w:rPr>
              <w:t>АБИС (</w:t>
            </w:r>
            <w:r>
              <w:rPr>
                <w:rFonts w:ascii="Montserrat" w:eastAsia="Times New Roman" w:hAnsi="Montserrat"/>
                <w:color w:val="000000"/>
                <w:lang w:val="en-US"/>
              </w:rPr>
              <w:t>IBSO</w:t>
            </w:r>
            <w:r w:rsidRPr="00F844E7">
              <w:rPr>
                <w:rFonts w:ascii="Montserrat" w:eastAsia="Times New Roman" w:hAnsi="Montserrat"/>
                <w:color w:val="000000"/>
              </w:rPr>
              <w:t>) - Автоматизированная банковская информационная система IBSO</w:t>
            </w:r>
          </w:p>
          <w:p w14:paraId="75F4AD9F" w14:textId="7B5ABDEE" w:rsidR="00F844E7" w:rsidRPr="00F844E7" w:rsidRDefault="00FB45B7" w:rsidP="00F844E7">
            <w:pPr>
              <w:rPr>
                <w:rFonts w:ascii="Montserrat" w:eastAsia="Times New Roman" w:hAnsi="Montserrat"/>
                <w:color w:val="000000"/>
                <w:lang w:val="kk-KZ"/>
              </w:rPr>
            </w:pPr>
            <w:r w:rsidRPr="00B26638">
              <w:rPr>
                <w:rFonts w:ascii="Montserrat" w:eastAsia="Times New Roman" w:hAnsi="Montserrat"/>
                <w:color w:val="000000"/>
              </w:rPr>
              <w:t>СДБО</w:t>
            </w:r>
            <w:r w:rsidR="00F844E7" w:rsidRPr="00F844E7">
              <w:rPr>
                <w:rFonts w:ascii="Montserrat" w:eastAsia="Times New Roman" w:hAnsi="Montserrat"/>
                <w:color w:val="000000"/>
              </w:rPr>
              <w:t xml:space="preserve"> </w:t>
            </w:r>
            <w:r w:rsidR="005F1F75">
              <w:rPr>
                <w:rFonts w:ascii="Montserrat" w:eastAsia="Times New Roman" w:hAnsi="Montserrat"/>
                <w:color w:val="000000"/>
              </w:rPr>
              <w:t xml:space="preserve">ЮЛ </w:t>
            </w:r>
            <w:r w:rsidR="00F844E7" w:rsidRPr="00F844E7">
              <w:rPr>
                <w:rFonts w:ascii="Montserrat" w:eastAsia="Times New Roman" w:hAnsi="Montserrat"/>
                <w:color w:val="000000"/>
              </w:rPr>
              <w:t xml:space="preserve">– </w:t>
            </w:r>
            <w:r w:rsidR="00F844E7">
              <w:rPr>
                <w:rFonts w:ascii="Montserrat" w:eastAsia="Times New Roman" w:hAnsi="Montserrat"/>
                <w:color w:val="000000"/>
                <w:lang w:val="kk-KZ"/>
              </w:rPr>
              <w:t>Система дистанционного банковского обслуживания</w:t>
            </w:r>
            <w:r w:rsidR="005F1F75">
              <w:rPr>
                <w:rFonts w:ascii="Montserrat" w:eastAsia="Times New Roman" w:hAnsi="Montserrat"/>
                <w:color w:val="000000"/>
                <w:lang w:val="kk-KZ"/>
              </w:rPr>
              <w:t xml:space="preserve"> юридических лиц</w:t>
            </w:r>
          </w:p>
          <w:p w14:paraId="22256734" w14:textId="77777777" w:rsidR="00F844E7" w:rsidRPr="00F844E7" w:rsidRDefault="00FB45B7" w:rsidP="00F844E7">
            <w:pPr>
              <w:rPr>
                <w:rFonts w:ascii="Montserrat" w:eastAsia="Times New Roman" w:hAnsi="Montserrat"/>
                <w:color w:val="000000"/>
              </w:rPr>
            </w:pPr>
            <w:r w:rsidRPr="00B26638">
              <w:rPr>
                <w:rFonts w:ascii="Montserrat" w:eastAsia="Times New Roman" w:hAnsi="Montserrat"/>
                <w:color w:val="000000"/>
              </w:rPr>
              <w:t xml:space="preserve">Мобильное приложение </w:t>
            </w:r>
            <w:r w:rsidRPr="00B26638">
              <w:rPr>
                <w:rFonts w:ascii="Montserrat" w:eastAsia="Times New Roman" w:hAnsi="Montserrat"/>
                <w:color w:val="000000"/>
                <w:lang w:val="en-US"/>
              </w:rPr>
              <w:t>RBK</w:t>
            </w:r>
            <w:r w:rsidRPr="00B26638">
              <w:rPr>
                <w:rFonts w:ascii="Montserrat" w:eastAsia="Times New Roman" w:hAnsi="Montserrat"/>
                <w:color w:val="000000"/>
              </w:rPr>
              <w:t xml:space="preserve"> </w:t>
            </w:r>
            <w:r w:rsidRPr="00B26638">
              <w:rPr>
                <w:rFonts w:ascii="Montserrat" w:eastAsia="Times New Roman" w:hAnsi="Montserrat"/>
                <w:color w:val="000000"/>
                <w:lang w:val="en-US"/>
              </w:rPr>
              <w:t>Business</w:t>
            </w:r>
          </w:p>
          <w:p w14:paraId="45DF7C53" w14:textId="1DEF2D07" w:rsidR="00F844E7" w:rsidRPr="00F844E7" w:rsidRDefault="0079764B" w:rsidP="00F844E7">
            <w:pPr>
              <w:rPr>
                <w:rFonts w:ascii="Montserrat" w:hAnsi="Montserrat"/>
                <w:lang w:val="kk-KZ"/>
              </w:rPr>
            </w:pPr>
            <w:r w:rsidRPr="00B26638">
              <w:rPr>
                <w:rFonts w:ascii="Montserrat" w:hAnsi="Montserrat"/>
                <w:lang w:val="en-US"/>
              </w:rPr>
              <w:t>ADATA</w:t>
            </w:r>
            <w:r w:rsidR="00F844E7">
              <w:rPr>
                <w:rFonts w:ascii="Montserrat" w:hAnsi="Montserrat"/>
                <w:lang w:val="kk-KZ"/>
              </w:rPr>
              <w:t xml:space="preserve"> - </w:t>
            </w:r>
            <w:r w:rsidR="00F844E7" w:rsidRPr="00F844E7">
              <w:rPr>
                <w:rFonts w:ascii="Montserrat" w:hAnsi="Montserrat"/>
                <w:lang w:val="kk-KZ"/>
              </w:rPr>
              <w:t>Сервис по проверке контрагента</w:t>
            </w:r>
          </w:p>
          <w:p w14:paraId="6E01A247" w14:textId="66C6E8BD" w:rsidR="00F844E7" w:rsidRPr="00F844E7" w:rsidRDefault="0079764B" w:rsidP="00F844E7">
            <w:pPr>
              <w:rPr>
                <w:rFonts w:ascii="Montserrat" w:hAnsi="Montserrat"/>
                <w:lang w:val="kk-KZ"/>
              </w:rPr>
            </w:pPr>
            <w:r w:rsidRPr="00B26638">
              <w:rPr>
                <w:rFonts w:ascii="Montserrat" w:hAnsi="Montserrat"/>
              </w:rPr>
              <w:t>ГБДЮЛ</w:t>
            </w:r>
            <w:r w:rsidR="00F844E7">
              <w:rPr>
                <w:rFonts w:ascii="Montserrat" w:hAnsi="Montserrat"/>
                <w:lang w:val="kk-KZ"/>
              </w:rPr>
              <w:t xml:space="preserve"> - </w:t>
            </w:r>
            <w:r w:rsidR="00F844E7" w:rsidRPr="00F844E7">
              <w:rPr>
                <w:rFonts w:ascii="Montserrat" w:hAnsi="Montserrat"/>
                <w:lang w:val="kk-KZ"/>
              </w:rPr>
              <w:t>Государственная база данных юридических лиц</w:t>
            </w:r>
          </w:p>
          <w:p w14:paraId="531ECA7E" w14:textId="320EE7A6" w:rsidR="00F844E7" w:rsidRPr="00F844E7" w:rsidRDefault="0079764B" w:rsidP="00F844E7">
            <w:pPr>
              <w:rPr>
                <w:rFonts w:ascii="Montserrat" w:hAnsi="Montserrat"/>
                <w:lang w:val="kk-KZ"/>
              </w:rPr>
            </w:pPr>
            <w:r w:rsidRPr="00B26638">
              <w:rPr>
                <w:rFonts w:ascii="Montserrat" w:hAnsi="Montserrat"/>
              </w:rPr>
              <w:t>ГБДФЛ</w:t>
            </w:r>
            <w:r w:rsidR="00F844E7">
              <w:rPr>
                <w:rFonts w:ascii="Montserrat" w:hAnsi="Montserrat"/>
                <w:lang w:val="kk-KZ"/>
              </w:rPr>
              <w:t xml:space="preserve"> - </w:t>
            </w:r>
            <w:r w:rsidR="00F844E7" w:rsidRPr="00F844E7">
              <w:rPr>
                <w:rFonts w:ascii="Montserrat" w:hAnsi="Montserrat"/>
                <w:lang w:val="kk-KZ"/>
              </w:rPr>
              <w:t>Государственная база данных физических лиц</w:t>
            </w:r>
          </w:p>
          <w:p w14:paraId="4ED77140" w14:textId="69C42573" w:rsidR="00F844E7" w:rsidRPr="00F844E7" w:rsidRDefault="0079764B" w:rsidP="00F844E7">
            <w:pPr>
              <w:rPr>
                <w:rFonts w:ascii="Montserrat" w:hAnsi="Montserrat"/>
                <w:lang w:val="kk-KZ"/>
              </w:rPr>
            </w:pPr>
            <w:r w:rsidRPr="00B26638">
              <w:rPr>
                <w:rFonts w:ascii="Montserrat" w:hAnsi="Montserrat"/>
              </w:rPr>
              <w:t>ЦОИД</w:t>
            </w:r>
            <w:r w:rsidR="00F844E7">
              <w:rPr>
                <w:rFonts w:ascii="Montserrat" w:hAnsi="Montserrat"/>
                <w:lang w:val="kk-KZ"/>
              </w:rPr>
              <w:t xml:space="preserve"> - </w:t>
            </w:r>
            <w:r w:rsidR="00F844E7" w:rsidRPr="00F844E7">
              <w:rPr>
                <w:rFonts w:ascii="Montserrat" w:hAnsi="Montserrat"/>
                <w:lang w:val="kk-KZ"/>
              </w:rPr>
              <w:t>Центр обмена идентификационными данными</w:t>
            </w:r>
          </w:p>
          <w:p w14:paraId="1220E473" w14:textId="6A48B497" w:rsidR="00F844E7" w:rsidRPr="00F844E7" w:rsidRDefault="0079764B" w:rsidP="00F844E7">
            <w:pPr>
              <w:rPr>
                <w:rFonts w:ascii="Montserrat" w:hAnsi="Montserrat"/>
                <w:lang w:val="kk-KZ"/>
              </w:rPr>
            </w:pPr>
            <w:r w:rsidRPr="00B26638">
              <w:rPr>
                <w:rFonts w:ascii="Montserrat" w:hAnsi="Montserrat"/>
              </w:rPr>
              <w:t>КГД</w:t>
            </w:r>
            <w:r w:rsidR="00F844E7">
              <w:rPr>
                <w:rFonts w:ascii="Montserrat" w:hAnsi="Montserrat"/>
                <w:lang w:val="kk-KZ"/>
              </w:rPr>
              <w:t xml:space="preserve"> – Коммитет государственных доходов</w:t>
            </w:r>
          </w:p>
          <w:p w14:paraId="1169E067" w14:textId="77777777" w:rsidR="008648C3" w:rsidRDefault="00FB45B7" w:rsidP="009D0D53">
            <w:pPr>
              <w:rPr>
                <w:rFonts w:ascii="Montserrat" w:hAnsi="Montserrat"/>
                <w:lang w:val="kk-KZ"/>
              </w:rPr>
            </w:pPr>
            <w:r w:rsidRPr="00B26638">
              <w:rPr>
                <w:rFonts w:ascii="Montserrat" w:hAnsi="Montserrat"/>
                <w:lang w:val="en-US"/>
              </w:rPr>
              <w:t>FileNet</w:t>
            </w:r>
            <w:r w:rsidR="00F844E7">
              <w:rPr>
                <w:rFonts w:ascii="Montserrat" w:hAnsi="Montserrat"/>
                <w:lang w:val="kk-KZ"/>
              </w:rPr>
              <w:t xml:space="preserve"> – </w:t>
            </w:r>
            <w:r w:rsidR="009D0D53">
              <w:rPr>
                <w:rFonts w:ascii="Montserrat" w:hAnsi="Montserrat"/>
                <w:lang w:val="kk-KZ"/>
              </w:rPr>
              <w:t>буфер для</w:t>
            </w:r>
            <w:r w:rsidR="00F844E7">
              <w:rPr>
                <w:rFonts w:ascii="Montserrat" w:hAnsi="Montserrat"/>
                <w:lang w:val="kk-KZ"/>
              </w:rPr>
              <w:t xml:space="preserve"> хранения данных</w:t>
            </w:r>
          </w:p>
          <w:p w14:paraId="64FB0323" w14:textId="13F08575" w:rsidR="005F1F75" w:rsidRPr="00047276" w:rsidRDefault="005F1F75" w:rsidP="009D0D53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  <w:lang w:val="kk-KZ"/>
              </w:rPr>
              <w:lastRenderedPageBreak/>
              <w:t xml:space="preserve">МФ РК </w:t>
            </w:r>
            <w:r w:rsidR="005175FE">
              <w:rPr>
                <w:rFonts w:ascii="Montserrat" w:hAnsi="Montserrat"/>
                <w:lang w:val="kk-KZ"/>
              </w:rPr>
              <w:t>– Министерство Финансов</w:t>
            </w:r>
          </w:p>
          <w:p w14:paraId="795ECA76" w14:textId="77777777" w:rsidR="005F1F75" w:rsidRDefault="005F1F75" w:rsidP="005F1F75">
            <w:pPr>
              <w:rPr>
                <w:rFonts w:ascii="Montserrat" w:hAnsi="Montserrat"/>
                <w:lang w:val="kk-KZ"/>
              </w:rPr>
            </w:pPr>
            <w:r w:rsidRPr="005F1F75">
              <w:rPr>
                <w:rFonts w:ascii="Montserrat" w:hAnsi="Montserrat"/>
                <w:lang w:val="kk-KZ"/>
              </w:rPr>
              <w:t xml:space="preserve">Stat.gov.kz - </w:t>
            </w:r>
            <w:r>
              <w:rPr>
                <w:rFonts w:ascii="Montserrat" w:hAnsi="Montserrat"/>
                <w:lang w:val="kk-KZ"/>
              </w:rPr>
              <w:t>Бюро национальной статистики</w:t>
            </w:r>
            <w:r w:rsidRPr="005F1F75">
              <w:rPr>
                <w:rFonts w:ascii="Montserrat" w:hAnsi="Montserrat"/>
              </w:rPr>
              <w:t xml:space="preserve"> </w:t>
            </w:r>
            <w:r>
              <w:rPr>
                <w:rFonts w:ascii="Montserrat" w:hAnsi="Montserrat"/>
                <w:lang w:val="kk-KZ"/>
              </w:rPr>
              <w:t>Агентства по стратегическому</w:t>
            </w:r>
            <w:r w:rsidRPr="005F1F75">
              <w:rPr>
                <w:rFonts w:ascii="Montserrat" w:hAnsi="Montserrat"/>
              </w:rPr>
              <w:t xml:space="preserve"> </w:t>
            </w:r>
            <w:r>
              <w:rPr>
                <w:rFonts w:ascii="Montserrat" w:hAnsi="Montserrat"/>
                <w:lang w:val="kk-KZ"/>
              </w:rPr>
              <w:t>планированию и реформам</w:t>
            </w:r>
            <w:r w:rsidRPr="005F1F75">
              <w:rPr>
                <w:rFonts w:ascii="Montserrat" w:hAnsi="Montserrat"/>
              </w:rPr>
              <w:t xml:space="preserve"> </w:t>
            </w:r>
            <w:r>
              <w:rPr>
                <w:rFonts w:ascii="Montserrat" w:hAnsi="Montserrat"/>
                <w:lang w:val="kk-KZ"/>
              </w:rPr>
              <w:t>Р</w:t>
            </w:r>
            <w:r w:rsidRPr="005F1F75">
              <w:rPr>
                <w:rFonts w:ascii="Montserrat" w:hAnsi="Montserrat"/>
                <w:lang w:val="kk-KZ"/>
              </w:rPr>
              <w:t>К</w:t>
            </w:r>
          </w:p>
          <w:p w14:paraId="035E9ADE" w14:textId="1E9877FD" w:rsidR="005F1F75" w:rsidRPr="005F1F75" w:rsidRDefault="005F1F75" w:rsidP="005F1F75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  <w:lang w:val="kk-KZ"/>
              </w:rPr>
              <w:t xml:space="preserve">ИС «AML» </w:t>
            </w:r>
            <w:r w:rsidR="007B43C8">
              <w:rPr>
                <w:rFonts w:ascii="Montserrat" w:hAnsi="Montserrat"/>
                <w:lang w:val="kk-KZ"/>
              </w:rPr>
              <w:t>- информационная система ппо процедурам Департамента комплаенс контроля</w:t>
            </w:r>
          </w:p>
        </w:tc>
      </w:tr>
      <w:tr w:rsidR="008648C3" w:rsidRPr="00B26638" w14:paraId="407654FA" w14:textId="77777777" w:rsidTr="007B6F08">
        <w:trPr>
          <w:trHeight w:val="468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03D104" w14:textId="77777777" w:rsidR="008648C3" w:rsidRPr="00B26638" w:rsidRDefault="008648C3" w:rsidP="007B6F08">
            <w:pPr>
              <w:rPr>
                <w:rFonts w:ascii="Montserrat" w:eastAsia="Times New Roman" w:hAnsi="Montserrat" w:cs="Arial"/>
                <w:b/>
                <w:i/>
                <w:color w:val="000000"/>
              </w:rPr>
            </w:pPr>
            <w:r w:rsidRPr="00B26638">
              <w:rPr>
                <w:rFonts w:ascii="Montserrat" w:eastAsia="Times New Roman" w:hAnsi="Montserrat" w:cs="Arial"/>
                <w:b/>
                <w:color w:val="000000"/>
              </w:rPr>
              <w:lastRenderedPageBreak/>
              <w:t xml:space="preserve">Детали запрашиваемых изменений </w:t>
            </w:r>
          </w:p>
        </w:tc>
      </w:tr>
      <w:tr w:rsidR="005D2C45" w:rsidRPr="005F1F75" w14:paraId="1B4A1146" w14:textId="77777777" w:rsidTr="007B6F08">
        <w:trPr>
          <w:trHeight w:val="540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112A39" w14:textId="77777777" w:rsidR="005F1F75" w:rsidRPr="00B26638" w:rsidRDefault="005F1F75" w:rsidP="005F1F7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</w:rPr>
            </w:pPr>
            <w:r w:rsidRPr="00B26638">
              <w:rPr>
                <w:rFonts w:ascii="Montserrat" w:hAnsi="Montserrat" w:cs="Times New Roman"/>
              </w:rPr>
              <w:t>В Мобильном приложении, в верхней панели разработать интерфейс поэтапного перехода с кругами, с описание</w:t>
            </w:r>
            <w:r>
              <w:rPr>
                <w:rFonts w:ascii="Montserrat" w:hAnsi="Montserrat" w:cs="Times New Roman"/>
              </w:rPr>
              <w:t>м действий и информации, которые</w:t>
            </w:r>
            <w:r w:rsidRPr="00B26638">
              <w:rPr>
                <w:rFonts w:ascii="Montserrat" w:hAnsi="Montserrat" w:cs="Times New Roman"/>
              </w:rPr>
              <w:t xml:space="preserve"> необходимо будет в</w:t>
            </w:r>
            <w:r>
              <w:rPr>
                <w:rFonts w:ascii="Montserrat" w:hAnsi="Montserrat" w:cs="Times New Roman"/>
              </w:rPr>
              <w:t>ыполнить и заполнить К</w:t>
            </w:r>
            <w:r w:rsidRPr="00B26638">
              <w:rPr>
                <w:rFonts w:ascii="Montserrat" w:hAnsi="Montserrat" w:cs="Times New Roman"/>
              </w:rPr>
              <w:t xml:space="preserve">лиенту. После завершении каждого этапа необходимо разработать авто закрашивание круга (что дает понять </w:t>
            </w:r>
            <w:r>
              <w:rPr>
                <w:rFonts w:ascii="Montserrat" w:hAnsi="Montserrat" w:cs="Times New Roman"/>
              </w:rPr>
              <w:t>К</w:t>
            </w:r>
            <w:r w:rsidRPr="00B26638">
              <w:rPr>
                <w:rFonts w:ascii="Montserrat" w:hAnsi="Montserrat" w:cs="Times New Roman"/>
              </w:rPr>
              <w:t>лиенту, о том, что он завершил данный этап).</w:t>
            </w:r>
          </w:p>
          <w:p w14:paraId="168DDAA0" w14:textId="77777777" w:rsidR="005F1F75" w:rsidRPr="00B26638" w:rsidRDefault="005F1F75" w:rsidP="005F1F75">
            <w:pPr>
              <w:pStyle w:val="a9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ontserrat" w:hAnsi="Montserrat" w:cs="Times New Roman"/>
                <w:lang w:val="en-US"/>
              </w:rPr>
            </w:pPr>
            <w:r w:rsidRPr="00B26638">
              <w:rPr>
                <w:rFonts w:ascii="Montserrat" w:hAnsi="Montserrat" w:cs="Times New Roman"/>
              </w:rPr>
              <w:t xml:space="preserve">Ввод и </w:t>
            </w:r>
            <w:r w:rsidRPr="00B26638">
              <w:rPr>
                <w:rFonts w:ascii="Montserrat" w:hAnsi="Montserrat" w:cs="Times New Roman"/>
                <w:lang w:val="en-US"/>
              </w:rPr>
              <w:t xml:space="preserve">SMS </w:t>
            </w:r>
            <w:r w:rsidRPr="00B26638">
              <w:rPr>
                <w:rFonts w:ascii="Montserrat" w:hAnsi="Montserrat" w:cs="Times New Roman"/>
              </w:rPr>
              <w:t>подтверждение</w:t>
            </w:r>
          </w:p>
          <w:p w14:paraId="5B08E0CC" w14:textId="77777777" w:rsidR="005F1F75" w:rsidRPr="00B26638" w:rsidRDefault="005F1F75" w:rsidP="005F1F75">
            <w:pPr>
              <w:pStyle w:val="a9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ontserrat" w:hAnsi="Montserrat" w:cs="Times New Roman"/>
                <w:lang w:val="en-US"/>
              </w:rPr>
            </w:pPr>
            <w:r w:rsidRPr="00B26638">
              <w:rPr>
                <w:rFonts w:ascii="Montserrat" w:hAnsi="Montserrat" w:cs="Times New Roman"/>
              </w:rPr>
              <w:t xml:space="preserve">Видео идентификация </w:t>
            </w:r>
          </w:p>
          <w:p w14:paraId="7EA4E68B" w14:textId="77777777" w:rsidR="005F1F75" w:rsidRPr="00B26638" w:rsidRDefault="005F1F75" w:rsidP="005F1F75">
            <w:pPr>
              <w:pStyle w:val="a9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ontserrat" w:hAnsi="Montserrat" w:cs="Times New Roman"/>
                <w:lang w:val="en-US"/>
              </w:rPr>
            </w:pPr>
            <w:r w:rsidRPr="00B26638">
              <w:rPr>
                <w:rFonts w:ascii="Montserrat" w:hAnsi="Montserrat" w:cs="Times New Roman"/>
              </w:rPr>
              <w:t xml:space="preserve">Основная информация </w:t>
            </w:r>
          </w:p>
          <w:p w14:paraId="172D6D0B" w14:textId="77777777" w:rsidR="005F1F75" w:rsidRPr="00B26638" w:rsidRDefault="005F1F75" w:rsidP="005F1F75">
            <w:pPr>
              <w:pStyle w:val="a9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ontserrat" w:hAnsi="Montserrat" w:cs="Times New Roman"/>
                <w:lang w:val="en-US"/>
              </w:rPr>
            </w:pPr>
            <w:r w:rsidRPr="00B26638">
              <w:rPr>
                <w:rFonts w:ascii="Montserrat" w:hAnsi="Montserrat" w:cs="Times New Roman"/>
              </w:rPr>
              <w:t xml:space="preserve">Тарифы и продукты </w:t>
            </w:r>
          </w:p>
          <w:p w14:paraId="44BCECED" w14:textId="4837D0C7" w:rsidR="005F1F75" w:rsidRPr="00515B85" w:rsidRDefault="005F1F75" w:rsidP="005F1F75">
            <w:pPr>
              <w:pStyle w:val="a9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ontserrat" w:hAnsi="Montserrat" w:cs="Times New Roman"/>
                <w:lang w:val="en-US"/>
              </w:rPr>
            </w:pPr>
            <w:r w:rsidRPr="00B26638">
              <w:rPr>
                <w:rFonts w:ascii="Montserrat" w:hAnsi="Montserrat" w:cs="Times New Roman"/>
              </w:rPr>
              <w:t>Подписание</w:t>
            </w:r>
          </w:p>
          <w:p w14:paraId="20513CE2" w14:textId="77777777" w:rsidR="00DF0BFC" w:rsidRPr="00515B85" w:rsidRDefault="00DF0BFC" w:rsidP="00515B85">
            <w:pPr>
              <w:autoSpaceDE w:val="0"/>
              <w:autoSpaceDN w:val="0"/>
              <w:adjustRightInd w:val="0"/>
              <w:spacing w:after="0" w:line="240" w:lineRule="auto"/>
              <w:ind w:left="360"/>
              <w:jc w:val="both"/>
              <w:rPr>
                <w:rFonts w:ascii="Montserrat" w:hAnsi="Montserrat" w:cs="Times New Roman"/>
                <w:lang w:val="en-US"/>
              </w:rPr>
            </w:pPr>
          </w:p>
          <w:p w14:paraId="1EDA2734" w14:textId="03DD260E" w:rsidR="005F1F75" w:rsidRPr="00515B85" w:rsidRDefault="00DF0BFC" w:rsidP="00515B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ontserrat" w:hAnsi="Montserrat" w:cs="Times New Roman"/>
              </w:rPr>
            </w:pPr>
            <w:r>
              <w:rPr>
                <w:rFonts w:ascii="Montserrat" w:hAnsi="Montserrat" w:cs="Times New Roman"/>
              </w:rPr>
              <w:t>Изменить текущий дизайн на дизайн в тематике комбинирования черного фона и с полями с цветом тиффани (пример приложения у розничного бизнеса</w:t>
            </w:r>
            <w:r>
              <w:rPr>
                <w:rFonts w:ascii="Montserrat" w:hAnsi="Montserrat" w:cs="Times New Roman"/>
                <w:lang w:val="kk-KZ"/>
              </w:rPr>
              <w:t xml:space="preserve"> </w:t>
            </w:r>
            <w:r>
              <w:rPr>
                <w:rFonts w:ascii="Montserrat" w:hAnsi="Montserrat" w:cs="Times New Roman"/>
                <w:lang w:val="en-US"/>
              </w:rPr>
              <w:t>MyRBK</w:t>
            </w:r>
            <w:r w:rsidRPr="00515B85">
              <w:rPr>
                <w:rFonts w:ascii="Montserrat" w:hAnsi="Montserrat" w:cs="Times New Roman"/>
              </w:rPr>
              <w:t xml:space="preserve">, </w:t>
            </w:r>
            <w:r>
              <w:rPr>
                <w:rFonts w:ascii="Montserrat" w:hAnsi="Montserrat" w:cs="Times New Roman"/>
              </w:rPr>
              <w:t>но фон должен быть черного цвета</w:t>
            </w:r>
            <w:r w:rsidRPr="00515B85">
              <w:rPr>
                <w:rFonts w:ascii="Montserrat" w:hAnsi="Montserrat" w:cs="Times New Roman"/>
              </w:rPr>
              <w:t>)</w:t>
            </w:r>
          </w:p>
          <w:p w14:paraId="3D7BFB69" w14:textId="77777777" w:rsidR="00DF0BFC" w:rsidRPr="00515B85" w:rsidRDefault="00DF0BFC" w:rsidP="00515B8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ontserrat" w:hAnsi="Montserrat" w:cs="Times New Roman"/>
              </w:rPr>
            </w:pPr>
          </w:p>
          <w:p w14:paraId="321EA6F8" w14:textId="4C469DC5" w:rsidR="005F1F75" w:rsidRDefault="005F1F75" w:rsidP="005F1F7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</w:rPr>
            </w:pPr>
            <w:r w:rsidRPr="00B26638">
              <w:rPr>
                <w:rFonts w:ascii="Montserrat" w:hAnsi="Montserrat" w:cs="Times New Roman"/>
              </w:rPr>
              <w:t>После завершении каждого этапа необходимо разработать авто закра</w:t>
            </w:r>
            <w:r>
              <w:rPr>
                <w:rFonts w:ascii="Montserrat" w:hAnsi="Montserrat" w:cs="Times New Roman"/>
              </w:rPr>
              <w:t>шивание круга (что дает понять К</w:t>
            </w:r>
            <w:r w:rsidRPr="00B26638">
              <w:rPr>
                <w:rFonts w:ascii="Montserrat" w:hAnsi="Montserrat" w:cs="Times New Roman"/>
              </w:rPr>
              <w:t>лиенту, о том, что он завершил данный этап).</w:t>
            </w:r>
          </w:p>
          <w:p w14:paraId="7CA64A2C" w14:textId="379C59E3" w:rsidR="00C43BB8" w:rsidRPr="00C43BB8" w:rsidRDefault="00C43BB8" w:rsidP="005F1F7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</w:rPr>
            </w:pPr>
            <w:r>
              <w:rPr>
                <w:rFonts w:ascii="Montserrat" w:hAnsi="Montserrat" w:cs="Times New Roman"/>
              </w:rPr>
              <w:t>В верхней панели разработать значки ватсаппа и телефона. При клике на значок ватсаппа, всплывает окно ватсапп чата с менеджером Телемаркетинга. При клике телефона, всплывает окно с номером, и возможностью совершения</w:t>
            </w:r>
            <w:r w:rsidR="00600668">
              <w:rPr>
                <w:rFonts w:ascii="Montserrat" w:hAnsi="Montserrat" w:cs="Times New Roman"/>
              </w:rPr>
              <w:t xml:space="preserve"> звонка менеджеру МБ Онлайн канала</w:t>
            </w:r>
            <w:r>
              <w:rPr>
                <w:rFonts w:ascii="Montserrat" w:hAnsi="Montserrat" w:cs="Times New Roman"/>
              </w:rPr>
              <w:t xml:space="preserve">. </w:t>
            </w:r>
          </w:p>
          <w:p w14:paraId="212098DA" w14:textId="776A35C3" w:rsidR="00301F80" w:rsidRDefault="00301F80" w:rsidP="00E83A45">
            <w:pPr>
              <w:tabs>
                <w:tab w:val="left" w:pos="451"/>
              </w:tabs>
              <w:jc w:val="both"/>
              <w:rPr>
                <w:rFonts w:ascii="Montserrat" w:hAnsi="Montserrat" w:cs="Times New Roman"/>
                <w:b/>
                <w:color w:val="000000"/>
              </w:rPr>
            </w:pPr>
          </w:p>
          <w:p w14:paraId="13FE7A20" w14:textId="2EB40FE7" w:rsidR="005D2C45" w:rsidRPr="005F1F75" w:rsidRDefault="005D2C45" w:rsidP="005F1F75">
            <w:pPr>
              <w:pStyle w:val="a9"/>
              <w:numPr>
                <w:ilvl w:val="0"/>
                <w:numId w:val="50"/>
              </w:numPr>
              <w:tabs>
                <w:tab w:val="left" w:pos="451"/>
              </w:tabs>
              <w:jc w:val="both"/>
              <w:rPr>
                <w:rFonts w:ascii="Montserrat" w:hAnsi="Montserrat" w:cs="Times New Roman"/>
                <w:b/>
                <w:color w:val="000000"/>
              </w:rPr>
            </w:pPr>
            <w:r w:rsidRPr="005F1F75">
              <w:rPr>
                <w:rFonts w:ascii="Montserrat" w:hAnsi="Montserrat" w:cs="Times New Roman"/>
                <w:b/>
                <w:color w:val="000000"/>
              </w:rPr>
              <w:t xml:space="preserve">Процесс запуска Мобильного приложения, ввода БИН и номера телефона.  </w:t>
            </w:r>
          </w:p>
          <w:p w14:paraId="249FEAE1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Для онлайн открытия счетов Клиент устанавливает Мобильное приложение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RBK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Business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путем скачивания </w:t>
            </w:r>
            <w:r w:rsidRPr="00B26638">
              <w:rPr>
                <w:rFonts w:ascii="Montserrat" w:hAnsi="Montserrat" w:cs="Times New Roman"/>
              </w:rPr>
              <w:t xml:space="preserve">из общедоступных источников </w:t>
            </w:r>
            <w:r w:rsidRPr="00B26638">
              <w:rPr>
                <w:rFonts w:ascii="Montserrat" w:hAnsi="Montserrat" w:cs="Times New Roman"/>
                <w:lang w:val="en-US"/>
              </w:rPr>
              <w:t>Google</w:t>
            </w:r>
            <w:r w:rsidRPr="00B26638">
              <w:rPr>
                <w:rFonts w:ascii="Montserrat" w:hAnsi="Montserrat" w:cs="Times New Roman"/>
              </w:rPr>
              <w:t xml:space="preserve"> </w:t>
            </w:r>
            <w:r w:rsidRPr="00B26638">
              <w:rPr>
                <w:rFonts w:ascii="Montserrat" w:hAnsi="Montserrat" w:cs="Times New Roman"/>
                <w:lang w:val="en-US"/>
              </w:rPr>
              <w:t>Play</w:t>
            </w:r>
            <w:r w:rsidRPr="00B26638">
              <w:rPr>
                <w:rFonts w:ascii="Montserrat" w:hAnsi="Montserrat" w:cs="Times New Roman"/>
              </w:rPr>
              <w:t xml:space="preserve"> и </w:t>
            </w:r>
            <w:r w:rsidRPr="00B26638">
              <w:rPr>
                <w:rFonts w:ascii="Montserrat" w:hAnsi="Montserrat" w:cs="Times New Roman"/>
                <w:lang w:val="en-US"/>
              </w:rPr>
              <w:t>App</w:t>
            </w:r>
            <w:r w:rsidRPr="00B26638">
              <w:rPr>
                <w:rFonts w:ascii="Montserrat" w:hAnsi="Montserrat" w:cs="Times New Roman"/>
              </w:rPr>
              <w:t xml:space="preserve"> </w:t>
            </w:r>
            <w:r w:rsidRPr="00B26638">
              <w:rPr>
                <w:rFonts w:ascii="Montserrat" w:hAnsi="Montserrat" w:cs="Times New Roman"/>
                <w:lang w:val="en-US"/>
              </w:rPr>
              <w:t>Store</w:t>
            </w:r>
            <w:r w:rsidRPr="00B26638">
              <w:rPr>
                <w:rFonts w:ascii="Montserrat" w:hAnsi="Montserrat" w:cs="Times New Roman"/>
              </w:rPr>
              <w:t>.</w:t>
            </w:r>
          </w:p>
          <w:p w14:paraId="260277A2" w14:textId="2F07B56E" w:rsidR="005D2C45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В Мобильном приложении на странице входа </w:t>
            </w:r>
            <w:r w:rsidR="005C3E78">
              <w:rPr>
                <w:rFonts w:ascii="Montserrat" w:hAnsi="Montserrat" w:cs="Times New Roman"/>
                <w:color w:val="000000"/>
                <w:lang w:val="kk-KZ"/>
              </w:rPr>
              <w:t>изменить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интерфейс с наименованием </w:t>
            </w:r>
            <w:r w:rsidR="00340767" w:rsidRPr="00B26638">
              <w:rPr>
                <w:rFonts w:ascii="Montserrat" w:hAnsi="Montserrat" w:cs="Times New Roman"/>
                <w:color w:val="000000"/>
              </w:rPr>
              <w:t xml:space="preserve">«Открытие счета </w:t>
            </w:r>
            <w:r w:rsidR="005C3E78">
              <w:rPr>
                <w:rFonts w:ascii="Montserrat" w:hAnsi="Montserrat" w:cs="Times New Roman"/>
                <w:color w:val="000000"/>
                <w:lang w:val="kk-KZ"/>
              </w:rPr>
              <w:t>и Регистрации в Системе «Интернет-Клиент</w:t>
            </w:r>
            <w:r w:rsidR="00340767" w:rsidRPr="00B26638">
              <w:rPr>
                <w:rFonts w:ascii="Montserrat" w:hAnsi="Montserrat" w:cs="Times New Roman"/>
                <w:color w:val="000000"/>
              </w:rPr>
              <w:t>»</w:t>
            </w:r>
            <w:r w:rsidR="002A2042">
              <w:rPr>
                <w:rFonts w:ascii="Montserrat" w:hAnsi="Montserrat" w:cs="Times New Roman"/>
                <w:color w:val="000000"/>
              </w:rPr>
              <w:t>,</w:t>
            </w:r>
            <w:r w:rsidR="005C3E78">
              <w:rPr>
                <w:rFonts w:ascii="Montserrat" w:hAnsi="Montserrat" w:cs="Times New Roman"/>
                <w:color w:val="000000"/>
              </w:rPr>
              <w:t xml:space="preserve"> на «Открыть счет»</w:t>
            </w:r>
            <w:r w:rsidR="002A2042">
              <w:rPr>
                <w:rFonts w:ascii="Montserrat" w:hAnsi="Montserrat" w:cs="Times New Roman"/>
                <w:color w:val="000000"/>
              </w:rPr>
              <w:t xml:space="preserve"> далее 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лиент кликает на данную строку и   Открывается страница регистрации, для ввода БИН и сотового номера Клиента. </w:t>
            </w:r>
          </w:p>
          <w:p w14:paraId="448D16D5" w14:textId="206E1239" w:rsidR="005C3E78" w:rsidRDefault="005C3E78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 xml:space="preserve">На данном этапе необходимо автоматизировать проверку ввода ИИН или БИН Клиента. В случае если Клиент хочет открыть счет для ИП, он вводит ИИН </w:t>
            </w:r>
            <w:r w:rsidR="00E7235B">
              <w:rPr>
                <w:rFonts w:ascii="Montserrat" w:hAnsi="Montserrat" w:cs="Times New Roman"/>
                <w:color w:val="000000"/>
              </w:rPr>
              <w:t>и переходит</w:t>
            </w:r>
            <w:r>
              <w:rPr>
                <w:rFonts w:ascii="Montserrat" w:hAnsi="Montserrat" w:cs="Times New Roman"/>
                <w:color w:val="000000"/>
              </w:rPr>
              <w:t xml:space="preserve"> в нынешний сервис открытия счета для ИП, если же Клиент хочет открыть счет для ТОО, то вводит БИН и переходит уже в новый сервис открытия счета для ТОО, который мы описываем в данном БТ.</w:t>
            </w:r>
          </w:p>
          <w:p w14:paraId="2D341401" w14:textId="5ECCB467" w:rsidR="00743831" w:rsidRPr="00B26638" w:rsidRDefault="00743831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lastRenderedPageBreak/>
              <w:t xml:space="preserve">Клиент вводит БИН ТОО и номер мобильного телефона, зарегистрированного на руководителя исполнительного органа. </w:t>
            </w:r>
          </w:p>
          <w:p w14:paraId="67A266DC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В случае некорректного БИН или сотового номера телефона Клиента на экран выводится соответствующая ошибка:</w:t>
            </w:r>
          </w:p>
          <w:p w14:paraId="6BC03322" w14:textId="77777777" w:rsidR="00B6512C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-при некорректном вводе БИН: «Не соответствует формату</w:t>
            </w:r>
            <w:r w:rsidR="002E7120" w:rsidRPr="002E7120">
              <w:rPr>
                <w:rFonts w:ascii="Montserrat" w:hAnsi="Montserrat" w:cs="Times New Roman"/>
                <w:color w:val="000000"/>
              </w:rPr>
              <w:t xml:space="preserve">, </w:t>
            </w:r>
            <w:r w:rsidR="002E7120">
              <w:rPr>
                <w:rFonts w:ascii="Montserrat" w:hAnsi="Montserrat" w:cs="Times New Roman"/>
                <w:color w:val="000000"/>
              </w:rPr>
              <w:t>проверьте правильность ввода БИН</w:t>
            </w:r>
            <w:r w:rsidRPr="00B26638">
              <w:rPr>
                <w:rFonts w:ascii="Montserrat" w:hAnsi="Montserrat" w:cs="Times New Roman"/>
                <w:color w:val="000000"/>
              </w:rPr>
              <w:t>».</w:t>
            </w:r>
            <w:r w:rsidRPr="00B26638">
              <w:rPr>
                <w:rFonts w:ascii="Montserrat" w:hAnsi="Montserrat" w:cs="Times New Roman"/>
                <w:color w:val="000000"/>
              </w:rPr>
              <w:br/>
              <w:t>-при в</w:t>
            </w:r>
            <w:r w:rsidR="00F844E7">
              <w:rPr>
                <w:rFonts w:ascii="Montserrat" w:hAnsi="Montserrat" w:cs="Times New Roman"/>
                <w:color w:val="000000"/>
              </w:rPr>
              <w:t xml:space="preserve">воде уже зарегистрированного в </w:t>
            </w:r>
            <w:r w:rsidR="00F844E7">
              <w:rPr>
                <w:rFonts w:ascii="Montserrat" w:hAnsi="Montserrat" w:cs="Times New Roman"/>
                <w:color w:val="000000"/>
                <w:lang w:val="kk-KZ"/>
              </w:rPr>
              <w:t>М</w:t>
            </w:r>
            <w:r w:rsidRPr="00B26638">
              <w:rPr>
                <w:rFonts w:ascii="Montserrat" w:hAnsi="Montserrat" w:cs="Times New Roman"/>
                <w:color w:val="000000"/>
              </w:rPr>
              <w:t>обильном приложении сотового номера</w:t>
            </w:r>
            <w:r w:rsidRPr="00B26638">
              <w:rPr>
                <w:rFonts w:ascii="Montserrat" w:hAnsi="Montserrat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телефона привязанного к БИН: «Номе</w:t>
            </w:r>
            <w:r w:rsidR="006F5A4E">
              <w:rPr>
                <w:rFonts w:ascii="Montserrat" w:hAnsi="Montserrat" w:cs="Times New Roman"/>
                <w:color w:val="000000"/>
              </w:rPr>
              <w:t>р телефона уже зарегистрирован,</w:t>
            </w:r>
            <w:r w:rsidR="006F5A4E">
              <w:t xml:space="preserve"> </w:t>
            </w:r>
            <w:r w:rsidR="006F5A4E" w:rsidRPr="006F5A4E">
              <w:rPr>
                <w:rFonts w:ascii="Montserrat" w:hAnsi="Montserrat" w:cs="Times New Roman"/>
                <w:color w:val="000000"/>
              </w:rPr>
              <w:t>процесс регистрации невозможен и отражается уведомление клиенту «Продолжение процедуры невозможно, просим обратиться в отделение Банка»</w:t>
            </w:r>
            <w:r w:rsidR="00B6512C">
              <w:rPr>
                <w:rFonts w:ascii="Montserrat" w:hAnsi="Montserrat" w:cs="Times New Roman"/>
                <w:color w:val="000000"/>
              </w:rPr>
              <w:t>.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</w:p>
          <w:p w14:paraId="069EA7F1" w14:textId="34AE4B13" w:rsidR="0044045C" w:rsidRDefault="00B6512C" w:rsidP="004404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Н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а данной странице выведена информация: </w:t>
            </w:r>
            <w:r w:rsidR="005D2C45" w:rsidRPr="00B26638">
              <w:rPr>
                <w:rFonts w:ascii="Montserrat" w:hAnsi="Montserrat" w:cs="Times New Roman"/>
                <w:b/>
                <w:color w:val="000000"/>
              </w:rPr>
              <w:t xml:space="preserve">«Продолжая вы даете согласие на сбор и обработку персональных данных». 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При выборе кнопки</w:t>
            </w:r>
            <w:r w:rsidR="005D2C45" w:rsidRPr="00B26638">
              <w:rPr>
                <w:rFonts w:ascii="Montserrat" w:hAnsi="Montserrat" w:cs="Times New Roman"/>
                <w:b/>
                <w:color w:val="000000"/>
              </w:rPr>
              <w:t xml:space="preserve"> «Продолжить»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 открывается страница для ввода </w:t>
            </w:r>
            <w:r w:rsidR="005D2C45" w:rsidRPr="00B26638">
              <w:rPr>
                <w:rFonts w:ascii="Montserrat" w:hAnsi="Montserrat" w:cs="Times New Roman"/>
                <w:color w:val="000000"/>
                <w:lang w:val="en-US"/>
              </w:rPr>
              <w:t>SMS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. </w:t>
            </w:r>
            <w:r w:rsidR="0044045C">
              <w:rPr>
                <w:rFonts w:ascii="Montserrat" w:hAnsi="Montserrat" w:cs="Times New Roman"/>
                <w:color w:val="000000"/>
              </w:rPr>
              <w:t xml:space="preserve">Строку </w:t>
            </w:r>
            <w:r w:rsidR="0044045C" w:rsidRPr="0044045C">
              <w:rPr>
                <w:rFonts w:ascii="Montserrat" w:hAnsi="Montserrat" w:cs="Times New Roman"/>
                <w:color w:val="000000"/>
              </w:rPr>
              <w:t>на сбор и обработку Банком</w:t>
            </w:r>
            <w:r w:rsidR="0044045C">
              <w:rPr>
                <w:rFonts w:ascii="Montserrat" w:hAnsi="Montserrat" w:cs="Times New Roman"/>
                <w:color w:val="000000"/>
              </w:rPr>
              <w:t xml:space="preserve"> сделать кликабельной, и при клике данной строки, должно выплывать подробное описание с текстом:</w:t>
            </w:r>
          </w:p>
          <w:p w14:paraId="5BCD4F67" w14:textId="77777777" w:rsidR="008E3CE0" w:rsidRPr="0044045C" w:rsidRDefault="008E3CE0" w:rsidP="008E3CE0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«</w:t>
            </w:r>
            <w:r w:rsidRPr="0044045C">
              <w:rPr>
                <w:rFonts w:ascii="Montserrat" w:hAnsi="Montserrat" w:cs="Times New Roman"/>
                <w:color w:val="000000"/>
              </w:rPr>
              <w:t>на сбор</w:t>
            </w:r>
            <w:r>
              <w:rPr>
                <w:rFonts w:ascii="Montserrat" w:hAnsi="Montserrat" w:cs="Times New Roman"/>
                <w:color w:val="000000"/>
              </w:rPr>
              <w:t>, накопление, хранение</w:t>
            </w:r>
            <w:r w:rsidRPr="0044045C">
              <w:rPr>
                <w:rFonts w:ascii="Montserrat" w:hAnsi="Montserrat" w:cs="Times New Roman"/>
                <w:color w:val="000000"/>
              </w:rPr>
              <w:t xml:space="preserve"> обработку </w:t>
            </w:r>
            <w:r>
              <w:rPr>
                <w:rFonts w:ascii="Montserrat" w:hAnsi="Montserrat" w:cs="Times New Roman"/>
                <w:color w:val="000000"/>
              </w:rPr>
              <w:t xml:space="preserve">информации и документов, относящихся к мом персональным данным </w:t>
            </w:r>
            <w:r w:rsidRPr="0044045C">
              <w:rPr>
                <w:rFonts w:ascii="Montserrat" w:hAnsi="Montserrat" w:cs="Times New Roman"/>
                <w:color w:val="000000"/>
              </w:rPr>
              <w:t>Банком</w:t>
            </w:r>
            <w:r>
              <w:rPr>
                <w:rFonts w:ascii="Montserrat" w:hAnsi="Montserrat" w:cs="Times New Roman"/>
                <w:color w:val="000000"/>
              </w:rPr>
              <w:t>, а также организациями с которыми у Банка заключен договор о сотрудничестве</w:t>
            </w:r>
            <w:r w:rsidRPr="0044045C">
              <w:rPr>
                <w:rFonts w:ascii="Montserrat" w:hAnsi="Montserrat" w:cs="Times New Roman"/>
                <w:color w:val="000000"/>
              </w:rPr>
              <w:t xml:space="preserve"> с целью рассмотрения Банком вопроса о возможности оказания банковских и иных услуг </w:t>
            </w:r>
            <w:r>
              <w:rPr>
                <w:rFonts w:ascii="Montserrat" w:hAnsi="Montserrat" w:cs="Times New Roman"/>
                <w:color w:val="000000"/>
                <w:lang w:val="kk-KZ"/>
              </w:rPr>
              <w:t xml:space="preserve">для </w:t>
            </w:r>
            <w:r w:rsidRPr="0044045C">
              <w:rPr>
                <w:rFonts w:ascii="Montserrat" w:hAnsi="Montserrat" w:cs="Times New Roman"/>
                <w:color w:val="000000"/>
              </w:rPr>
              <w:t>ТОО, в котором я являюсь единоличным исполнительным органом, а также подтверждаю, что мною для той же цели предварительно получены согласия участников ТОО – физических лиц на сбор и обработку их персональных данных, в том числе на передачу их персональных данных третьим лицам (Банку и организациям</w:t>
            </w:r>
            <w:r>
              <w:rPr>
                <w:rFonts w:ascii="Montserrat" w:hAnsi="Montserrat" w:cs="Times New Roman"/>
                <w:color w:val="000000"/>
              </w:rPr>
              <w:t xml:space="preserve"> с которыми у Банка заключен договор о сотрудничестве</w:t>
            </w:r>
            <w:r w:rsidRPr="0044045C">
              <w:rPr>
                <w:rFonts w:ascii="Montserrat" w:hAnsi="Montserrat" w:cs="Times New Roman"/>
                <w:color w:val="000000"/>
              </w:rPr>
              <w:t>), и участники ТОО ознакомлены мною о цели сбора и обработки Банком, организациями</w:t>
            </w:r>
            <w:r>
              <w:rPr>
                <w:rFonts w:ascii="Montserrat" w:hAnsi="Montserrat" w:cs="Times New Roman"/>
                <w:color w:val="000000"/>
              </w:rPr>
              <w:t xml:space="preserve"> с которыми у Банка заключен договор о сотрудничестве</w:t>
            </w:r>
            <w:r w:rsidRPr="0044045C">
              <w:rPr>
                <w:rFonts w:ascii="Montserrat" w:hAnsi="Montserrat" w:cs="Times New Roman"/>
                <w:color w:val="000000"/>
              </w:rPr>
              <w:t xml:space="preserve"> перс</w:t>
            </w:r>
            <w:r>
              <w:rPr>
                <w:rFonts w:ascii="Montserrat" w:hAnsi="Montserrat" w:cs="Times New Roman"/>
                <w:color w:val="000000"/>
              </w:rPr>
              <w:t>ональных данных участников ТОО -</w:t>
            </w:r>
            <w:r w:rsidRPr="0044045C">
              <w:rPr>
                <w:rFonts w:ascii="Montserrat" w:hAnsi="Montserrat" w:cs="Times New Roman"/>
                <w:color w:val="000000"/>
              </w:rPr>
              <w:t>физических лиц</w:t>
            </w:r>
            <w:r>
              <w:rPr>
                <w:rFonts w:ascii="Montserrat" w:hAnsi="Montserrat" w:cs="Times New Roman"/>
                <w:color w:val="000000"/>
              </w:rPr>
              <w:t>;</w:t>
            </w:r>
          </w:p>
          <w:p w14:paraId="1AAEE287" w14:textId="668F1731" w:rsidR="0044045C" w:rsidRPr="0044045C" w:rsidRDefault="0044045C" w:rsidP="004404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44045C">
              <w:rPr>
                <w:rFonts w:ascii="Montserrat" w:hAnsi="Montserrat" w:cs="Times New Roman"/>
                <w:color w:val="000000"/>
              </w:rPr>
              <w:t>на получение Банком из государственных (ГБД) и негосударственных баз данных информации обо мне и участниках ТОО, в том числе которая поступит в государственную и негосударственную базу в будущем, и подтверждаю, что ТОО получены согласия от участников ТОО на получение Банком из таких ба</w:t>
            </w:r>
            <w:r>
              <w:rPr>
                <w:rFonts w:ascii="Montserrat" w:hAnsi="Montserrat" w:cs="Times New Roman"/>
                <w:color w:val="000000"/>
              </w:rPr>
              <w:t>з информации об участниках ТОО;</w:t>
            </w:r>
          </w:p>
          <w:p w14:paraId="0BFB754C" w14:textId="2032E563" w:rsidR="0044045C" w:rsidRPr="0044045C" w:rsidRDefault="0044045C" w:rsidP="004404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44045C">
              <w:rPr>
                <w:rFonts w:ascii="Montserrat" w:hAnsi="Montserrat" w:cs="Times New Roman"/>
                <w:color w:val="000000"/>
              </w:rPr>
              <w:t>на предоставление кредитным бюро Банку информации обо мне, находящейся в ГБД (имеющуюся и которая поступит в ГБД в будущем), а в отношении участников ТОО подтверждаю наличие у ТОО согласий участников ТОО Банку как получателю кредитных отчетов на получение Банком кредитных отчетов о них в кредитном бюро,</w:t>
            </w:r>
            <w:r>
              <w:rPr>
                <w:rFonts w:ascii="Montserrat" w:hAnsi="Montserrat" w:cs="Times New Roman"/>
                <w:color w:val="000000"/>
              </w:rPr>
              <w:t xml:space="preserve"> которые ТОО предоставит Банку;</w:t>
            </w:r>
          </w:p>
          <w:p w14:paraId="5E581DAE" w14:textId="78560572" w:rsidR="0044045C" w:rsidRPr="0044045C" w:rsidRDefault="0044045C" w:rsidP="004404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44045C">
              <w:rPr>
                <w:rFonts w:ascii="Montserrat" w:hAnsi="Montserrat" w:cs="Times New Roman"/>
                <w:color w:val="000000"/>
              </w:rPr>
              <w:t>на получение кредитным бюро информации обо мне, поступающей от операторов/владельцев ГБД (имеющуюся и которая поступит в ГБД в будущем), а в отношении участников ТОО подтверждаю, что кредитное бюро получает информацию об участниках ТОО как субъектах кредитной истории при наличии о</w:t>
            </w:r>
            <w:r>
              <w:rPr>
                <w:rFonts w:ascii="Montserrat" w:hAnsi="Montserrat" w:cs="Times New Roman"/>
                <w:color w:val="000000"/>
              </w:rPr>
              <w:t>т них соответствующих согласий</w:t>
            </w:r>
            <w:r w:rsidR="00E47BBC">
              <w:rPr>
                <w:rFonts w:ascii="Montserrat" w:hAnsi="Montserrat" w:cs="Times New Roman"/>
                <w:color w:val="000000"/>
              </w:rPr>
              <w:t xml:space="preserve"> кредитному бюро</w:t>
            </w:r>
            <w:r>
              <w:rPr>
                <w:rFonts w:ascii="Montserrat" w:hAnsi="Montserrat" w:cs="Times New Roman"/>
                <w:color w:val="000000"/>
              </w:rPr>
              <w:t>;</w:t>
            </w:r>
          </w:p>
          <w:p w14:paraId="06B2F776" w14:textId="25A06145" w:rsidR="0044045C" w:rsidRPr="0044045C" w:rsidRDefault="0044045C" w:rsidP="004404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44045C">
              <w:rPr>
                <w:rFonts w:ascii="Montserrat" w:hAnsi="Montserrat" w:cs="Times New Roman"/>
                <w:color w:val="000000"/>
              </w:rPr>
              <w:t>на предоставление владельцами ГБД кредитному бюро информации обо мне напрямую или через третьих лиц, а в отношении участников ТОО подтверждаю, что они предоставили для этого необходимые с</w:t>
            </w:r>
            <w:r>
              <w:rPr>
                <w:rFonts w:ascii="Montserrat" w:hAnsi="Montserrat" w:cs="Times New Roman"/>
                <w:color w:val="000000"/>
              </w:rPr>
              <w:t>огласия (если такие требуются);</w:t>
            </w:r>
          </w:p>
          <w:p w14:paraId="25F589E4" w14:textId="7FAAB146" w:rsidR="005D2C45" w:rsidRPr="00B26638" w:rsidRDefault="0044045C" w:rsidP="004404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44045C">
              <w:rPr>
                <w:rFonts w:ascii="Montserrat" w:hAnsi="Montserrat" w:cs="Times New Roman"/>
                <w:color w:val="000000"/>
              </w:rPr>
              <w:lastRenderedPageBreak/>
              <w:t>юридическому лицу, осуществляющему по решению Правительства Республики Казахстан деятельность по оказанию государственных услуг в соответствии с законодательством Республики Казахстан,</w:t>
            </w:r>
            <w:r>
              <w:rPr>
                <w:rFonts w:ascii="Montserrat" w:hAnsi="Montserrat" w:cs="Times New Roman"/>
                <w:color w:val="000000"/>
              </w:rPr>
              <w:t xml:space="preserve"> </w:t>
            </w:r>
            <w:r w:rsidRPr="0044045C">
              <w:rPr>
                <w:rFonts w:ascii="Montserrat" w:hAnsi="Montserrat" w:cs="Times New Roman"/>
                <w:color w:val="000000"/>
              </w:rPr>
              <w:t>предоставлять информацию обо мне кредитному бюро и Банку из кредитного бюро (имеющуюся и которая поступит в будущем), а в отношении участников ТОО подтверждаю, что они предоставили для этого необходимые согласия (если такие требуются).</w:t>
            </w:r>
            <w:r>
              <w:rPr>
                <w:rFonts w:ascii="Montserrat" w:hAnsi="Montserrat" w:cs="Times New Roman"/>
                <w:color w:val="000000"/>
              </w:rPr>
              <w:t>»</w:t>
            </w:r>
          </w:p>
          <w:p w14:paraId="40A3B816" w14:textId="02917DF4" w:rsidR="005D2C45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Далее необходимо разработать авто заполнение кода из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SMS</w:t>
            </w:r>
            <w:r w:rsidR="002A2042">
              <w:rPr>
                <w:rFonts w:ascii="Montserrat" w:hAnsi="Montserrat" w:cs="Times New Roman"/>
                <w:color w:val="000000"/>
              </w:rPr>
              <w:t xml:space="preserve"> и 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лиенту и выбрать </w:t>
            </w:r>
            <w:r w:rsidRPr="00B26638">
              <w:rPr>
                <w:rFonts w:ascii="Montserrat" w:hAnsi="Montserrat" w:cs="Times New Roman"/>
                <w:b/>
                <w:color w:val="000000"/>
              </w:rPr>
              <w:t>"Подтвердить"</w:t>
            </w:r>
            <w:r w:rsidRPr="00B26638">
              <w:rPr>
                <w:rFonts w:ascii="Montserrat" w:hAnsi="Montserrat" w:cs="Times New Roman"/>
                <w:color w:val="000000"/>
              </w:rPr>
              <w:t>.</w:t>
            </w:r>
          </w:p>
          <w:p w14:paraId="36AFDE80" w14:textId="04E0E887" w:rsidR="005D2C45" w:rsidRPr="00B26638" w:rsidRDefault="005D2C45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В случае корректного ввода SMS запускается проверка на наличие Клиента в СДБО</w:t>
            </w:r>
            <w:r w:rsidR="002E7120">
              <w:rPr>
                <w:rFonts w:ascii="Montserrat" w:hAnsi="Montserrat" w:cs="Times New Roman"/>
                <w:color w:val="000000"/>
              </w:rPr>
              <w:t xml:space="preserve"> ЮЛ</w:t>
            </w:r>
            <w:r w:rsidRPr="00B26638">
              <w:rPr>
                <w:rFonts w:ascii="Montserrat" w:hAnsi="Montserrat" w:cs="Times New Roman"/>
                <w:color w:val="000000"/>
              </w:rPr>
              <w:t>. Если Клиент зарегистрирован в СДБО</w:t>
            </w:r>
            <w:r w:rsidR="002E7120">
              <w:rPr>
                <w:rFonts w:ascii="Montserrat" w:hAnsi="Montserrat" w:cs="Times New Roman"/>
                <w:color w:val="000000"/>
              </w:rPr>
              <w:t xml:space="preserve"> ЮЛ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и (или) имеет открытый счет в Банке, на экран выводится уведомление: </w:t>
            </w:r>
            <w:r w:rsidRPr="00B26638">
              <w:rPr>
                <w:rFonts w:ascii="Montserrat" w:hAnsi="Montserrat" w:cs="Times New Roman"/>
                <w:b/>
                <w:color w:val="000000"/>
              </w:rPr>
              <w:t xml:space="preserve">«Ваша учетная запись уже зарегистрирована, воспользуйтесь авторизацией!» 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(Сообщение №2), Клиент </w:t>
            </w:r>
            <w:r w:rsidR="002E7120">
              <w:rPr>
                <w:rFonts w:ascii="Montserrat" w:hAnsi="Montserrat" w:cs="Times New Roman"/>
                <w:color w:val="000000"/>
              </w:rPr>
              <w:t xml:space="preserve">автоматически 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возвращается на страницу авторизации при выборе кнопки «ОК». Если Клиент новый и не обслуживается в Банке, то переходит на шаг 2. Видео идентификация.  </w:t>
            </w:r>
          </w:p>
          <w:p w14:paraId="05D17BC1" w14:textId="5D5B3B20" w:rsidR="005D2C45" w:rsidRPr="00515B85" w:rsidRDefault="00B70CFB" w:rsidP="005D2C45">
            <w:pPr>
              <w:rPr>
                <w:rFonts w:ascii="Montserrat" w:hAnsi="Montserrat" w:cs="Times New Roman"/>
                <w:color w:val="000000"/>
                <w:lang w:val="kk-KZ"/>
              </w:rPr>
            </w:pPr>
            <w:r>
              <w:rPr>
                <w:rFonts w:ascii="Montserrat" w:hAnsi="Montserrat"/>
                <w:bCs/>
                <w:lang w:val="kk-KZ"/>
              </w:rPr>
              <w:t xml:space="preserve">Необходимо внедрить процесс изменения данных по УДЛ в карточке Клиента физ лица в АБИС, в случае если в АБИС срок действия УДЛ Клиента истек, путем подтягвания актуальных данных с ГБДФЛ.      </w:t>
            </w:r>
          </w:p>
          <w:p w14:paraId="50ECE75D" w14:textId="12A05CA8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 xml:space="preserve">2. Видео идентификация. 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Открывается страница «Видео идентификации» с модальным окном: «Разрешить приложению RBK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Business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снимать фото и видео?». Открывается окно, сканирующее лицо, необходимо пройти несколько шагов: «Поверните голову налево/направо», «Моргните», «Улыбнитесь». </w:t>
            </w:r>
          </w:p>
          <w:p w14:paraId="2B74C316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В процессе биометрии запускаются запросы:</w:t>
            </w:r>
          </w:p>
          <w:p w14:paraId="396CF6D6" w14:textId="7F31C7F6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- в Ц</w:t>
            </w:r>
            <w:r w:rsidR="002A2042">
              <w:rPr>
                <w:rFonts w:ascii="Montserrat" w:hAnsi="Montserrat" w:cs="Times New Roman"/>
                <w:color w:val="000000"/>
              </w:rPr>
              <w:t>ОИД сверяем по фото</w:t>
            </w:r>
            <w:r w:rsidR="002E7120">
              <w:rPr>
                <w:rFonts w:ascii="Montserrat" w:hAnsi="Montserrat" w:cs="Times New Roman"/>
                <w:color w:val="000000"/>
              </w:rPr>
              <w:t xml:space="preserve"> исполнительного органа</w:t>
            </w:r>
            <w:r w:rsidR="002A2042">
              <w:rPr>
                <w:rFonts w:ascii="Montserrat" w:hAnsi="Montserrat" w:cs="Times New Roman"/>
                <w:color w:val="000000"/>
              </w:rPr>
              <w:t>, лайвность К</w:t>
            </w:r>
            <w:r w:rsidR="002E7120">
              <w:rPr>
                <w:rFonts w:ascii="Montserrat" w:hAnsi="Montserrat" w:cs="Times New Roman"/>
                <w:color w:val="000000"/>
              </w:rPr>
              <w:t xml:space="preserve">лиента и подтягиваем УДЛ. </w:t>
            </w:r>
            <w:r w:rsidR="002E7120" w:rsidRPr="00C43BB8">
              <w:rPr>
                <w:rFonts w:ascii="Montserrat" w:hAnsi="Montserrat" w:cs="Times New Roman"/>
              </w:rPr>
              <w:t xml:space="preserve">В случае расхождения фото исполнительного органа </w:t>
            </w:r>
            <w:r w:rsidR="00904371">
              <w:rPr>
                <w:rFonts w:ascii="Montserrat" w:hAnsi="Montserrat" w:cs="Times New Roman"/>
              </w:rPr>
              <w:t>К</w:t>
            </w:r>
            <w:r w:rsidR="00904371" w:rsidRPr="00C43BB8">
              <w:rPr>
                <w:rFonts w:ascii="Montserrat" w:hAnsi="Montserrat" w:cs="Times New Roman"/>
              </w:rPr>
              <w:t xml:space="preserve">лиента </w:t>
            </w:r>
            <w:r w:rsidR="002E7120" w:rsidRPr="00C43BB8">
              <w:rPr>
                <w:rFonts w:ascii="Montserrat" w:hAnsi="Montserrat" w:cs="Times New Roman"/>
              </w:rPr>
              <w:t>с фото, имеющимся в ЦОИД менее 9</w:t>
            </w:r>
            <w:r w:rsidR="00C43BB8" w:rsidRPr="00C43BB8">
              <w:rPr>
                <w:rFonts w:ascii="Montserrat" w:hAnsi="Montserrat" w:cs="Times New Roman"/>
              </w:rPr>
              <w:t>2</w:t>
            </w:r>
            <w:r w:rsidR="002E7120" w:rsidRPr="00C43BB8">
              <w:rPr>
                <w:rFonts w:ascii="Montserrat" w:hAnsi="Montserrat" w:cs="Times New Roman"/>
              </w:rPr>
              <w:t>% система должна автоматически выдать уведомление клиенту «Продолжение процедуры невозможно, просим обратиться в отделение Банка». В случае соответствия от 9</w:t>
            </w:r>
            <w:r w:rsidR="00C43BB8" w:rsidRPr="00C43BB8">
              <w:rPr>
                <w:rFonts w:ascii="Montserrat" w:hAnsi="Montserrat" w:cs="Times New Roman"/>
              </w:rPr>
              <w:t>2</w:t>
            </w:r>
            <w:r w:rsidR="002E7120" w:rsidRPr="00C43BB8">
              <w:rPr>
                <w:rFonts w:ascii="Montserrat" w:hAnsi="Montserrat" w:cs="Times New Roman"/>
              </w:rPr>
              <w:t xml:space="preserve">% и выше, запускается процесс получения данных с ГБДЮЛ в отношении самого юридического лица </w:t>
            </w:r>
            <w:r w:rsidR="00904371">
              <w:rPr>
                <w:rFonts w:ascii="Montserrat" w:hAnsi="Montserrat" w:cs="Times New Roman"/>
              </w:rPr>
              <w:t>К</w:t>
            </w:r>
            <w:r w:rsidR="00904371" w:rsidRPr="00C43BB8">
              <w:rPr>
                <w:rFonts w:ascii="Montserrat" w:hAnsi="Montserrat" w:cs="Times New Roman"/>
              </w:rPr>
              <w:t xml:space="preserve">лиента </w:t>
            </w:r>
            <w:r w:rsidR="002E7120" w:rsidRPr="00C43BB8">
              <w:rPr>
                <w:rFonts w:ascii="Montserrat" w:hAnsi="Montserrat" w:cs="Times New Roman"/>
              </w:rPr>
              <w:t>Банка.</w:t>
            </w:r>
          </w:p>
          <w:p w14:paraId="38FA39DC" w14:textId="6DD36A26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- в ГБДЮЛ на пре</w:t>
            </w:r>
            <w:r w:rsidR="003E3996">
              <w:rPr>
                <w:rFonts w:ascii="Montserrat" w:hAnsi="Montserrat" w:cs="Times New Roman"/>
                <w:color w:val="000000"/>
              </w:rPr>
              <w:t xml:space="preserve">доставление данных о юридическом лице, </w:t>
            </w:r>
            <w:r w:rsidR="003E3996" w:rsidRPr="003E3996">
              <w:rPr>
                <w:rFonts w:ascii="Montserrat" w:hAnsi="Montserrat" w:cs="Times New Roman"/>
              </w:rPr>
              <w:t>сведениях по исполнительному органу, учредителям/участникам юридического лица, бенефициарному собственнику и т.д. по форме запроса согласно Приложения № 1 к настоящему БТ, и формы получения ответа согласно Приложения № 1.1 к настоящему БТ</w:t>
            </w:r>
            <w:r w:rsidR="003E3996" w:rsidRPr="00BB692A">
              <w:rPr>
                <w:rFonts w:ascii="Montserrat" w:hAnsi="Montserrat" w:cs="Times New Roman"/>
                <w:color w:val="0070C0"/>
              </w:rPr>
              <w:t>.</w:t>
            </w:r>
            <w:r w:rsidR="003E3996">
              <w:rPr>
                <w:rFonts w:ascii="Montserrat" w:hAnsi="Montserrat" w:cs="Times New Roman"/>
                <w:color w:val="000000"/>
              </w:rPr>
              <w:t xml:space="preserve"> </w:t>
            </w:r>
            <w:r w:rsidR="000E0BC2">
              <w:rPr>
                <w:rFonts w:ascii="Montserrat" w:hAnsi="Montserrat" w:cs="Times New Roman"/>
                <w:color w:val="000000"/>
              </w:rPr>
              <w:object w:dxaOrig="1440" w:dyaOrig="932" w14:anchorId="66E5F5B7">
                <v:shape id="_x0000_i1030" type="#_x0000_t75" style="width:71.55pt;height:46.3pt" o:ole="">
                  <v:imagedata r:id="rId10" o:title=""/>
                </v:shape>
                <o:OLEObject Type="Embed" ProgID="Package" ShapeID="_x0000_i1030" DrawAspect="Icon" ObjectID="_1757429384" r:id="rId11"/>
              </w:object>
            </w:r>
            <w:r w:rsidR="00B70CFB">
              <w:rPr>
                <w:rFonts w:ascii="Montserrat" w:hAnsi="Montserrat" w:cs="Times New Roman"/>
                <w:color w:val="000000"/>
              </w:rPr>
              <w:fldChar w:fldCharType="begin"/>
            </w:r>
            <w:r w:rsidR="00B70CFB">
              <w:rPr>
                <w:rFonts w:ascii="Montserrat" w:hAnsi="Montserrat" w:cs="Times New Roman"/>
                <w:color w:val="000000"/>
              </w:rPr>
              <w:instrText xml:space="preserve"> LINK Word.Document.12 "C:\\Users\\zhumagaliyev_t\\Desktop\\Тех_документ_Сервис_ГБД_ЮЛ.docx" "" \a \p \f 0 </w:instrText>
            </w:r>
            <w:r w:rsidR="00B70CFB">
              <w:rPr>
                <w:rFonts w:ascii="Montserrat" w:hAnsi="Montserrat" w:cs="Times New Roman"/>
                <w:color w:val="000000"/>
              </w:rPr>
              <w:fldChar w:fldCharType="separate"/>
            </w:r>
            <w:r w:rsidR="00981FDC">
              <w:rPr>
                <w:rFonts w:ascii="Montserrat" w:hAnsi="Montserrat" w:cs="Times New Roman"/>
                <w:color w:val="000000"/>
              </w:rPr>
              <w:object w:dxaOrig="1534" w:dyaOrig="994" w14:anchorId="06FE0B9D">
                <v:shape id="_x0000_i1027" type="#_x0000_t75" style="width:76.3pt;height:49.3pt" o:ole="">
                  <v:imagedata r:id="rId12" o:title=""/>
                </v:shape>
              </w:object>
            </w:r>
            <w:r w:rsidR="00B70CFB">
              <w:rPr>
                <w:rFonts w:ascii="Montserrat" w:hAnsi="Montserrat" w:cs="Times New Roman"/>
                <w:color w:val="000000"/>
              </w:rPr>
              <w:fldChar w:fldCharType="end"/>
            </w:r>
          </w:p>
          <w:p w14:paraId="728A8389" w14:textId="6A86F732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- в ГБДФЛ </w:t>
            </w:r>
            <w:r w:rsidR="003E3996" w:rsidRPr="003E3996">
              <w:rPr>
                <w:rFonts w:ascii="Montserrat" w:hAnsi="Montserrat" w:cs="Times New Roman"/>
                <w:color w:val="000000"/>
              </w:rPr>
              <w:t>на предоставление данных по исполнительному органу, каждому учредителю, бенефициарному собственнику по форме запроса согласно Приложения № 2 к настоящему БТ, и формы получения ответа согласно Приложения № 2.1 к настоящему БТ.</w:t>
            </w:r>
            <w:r w:rsidR="003E3996">
              <w:rPr>
                <w:rFonts w:ascii="Montserrat" w:hAnsi="Montserrat" w:cs="Times New Roman"/>
                <w:color w:val="000000"/>
              </w:rPr>
              <w:t xml:space="preserve"> </w:t>
            </w:r>
            <w:r w:rsidR="004D6460">
              <w:rPr>
                <w:rFonts w:ascii="Montserrat" w:hAnsi="Montserrat" w:cs="Times New Roman"/>
                <w:color w:val="000000"/>
              </w:rPr>
              <w:t xml:space="preserve"> </w:t>
            </w:r>
            <w:r w:rsidR="008318DB">
              <w:rPr>
                <w:rFonts w:ascii="Montserrat" w:hAnsi="Montserrat" w:cs="Times New Roman"/>
                <w:color w:val="000000"/>
              </w:rPr>
              <w:object w:dxaOrig="1440" w:dyaOrig="932" w14:anchorId="1B9F8EC7">
                <v:shape id="_x0000_i1034" type="#_x0000_t75" style="width:71.55pt;height:46.3pt" o:ole="">
                  <v:imagedata r:id="rId13" o:title=""/>
                </v:shape>
                <o:OLEObject Type="Embed" ProgID="Package" ShapeID="_x0000_i1034" DrawAspect="Icon" ObjectID="_1757429385" r:id="rId14"/>
              </w:object>
            </w:r>
          </w:p>
          <w:p w14:paraId="38D4C3B3" w14:textId="77777777" w:rsidR="003E3996" w:rsidRPr="003E3996" w:rsidRDefault="003E3996" w:rsidP="003E3996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3E3996">
              <w:rPr>
                <w:rFonts w:ascii="Montserrat" w:hAnsi="Montserrat" w:cs="Times New Roman"/>
                <w:color w:val="000000"/>
              </w:rPr>
              <w:t xml:space="preserve">В случае недостаточности сведений по юридическому лицу, исполнительному органу, участникам, бенефициарному собственнику в ГБДЮЛ, ГБДФЛ в виду </w:t>
            </w:r>
            <w:r w:rsidRPr="003E3996">
              <w:rPr>
                <w:rFonts w:ascii="Montserrat" w:hAnsi="Montserrat" w:cs="Times New Roman"/>
                <w:color w:val="000000"/>
              </w:rPr>
              <w:lastRenderedPageBreak/>
              <w:t>отсутствия сведений, автоматически должен запускаться процесс сбора данных с других источников – ADATA, КГД МФ РК, Stat.gov.kz, E-license.kz.</w:t>
            </w:r>
          </w:p>
          <w:p w14:paraId="55648A4F" w14:textId="333B9041" w:rsidR="003E3996" w:rsidRPr="003E3996" w:rsidRDefault="003E3996" w:rsidP="003E3996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3E3996">
              <w:rPr>
                <w:rFonts w:ascii="Montserrat" w:hAnsi="Montserrat" w:cs="Times New Roman"/>
                <w:color w:val="000000"/>
              </w:rPr>
              <w:t>Полученные сведения передаются в ИС «AML» для проверки на наличие факторов высокого риска</w:t>
            </w:r>
            <w:r w:rsidR="007B43C8">
              <w:rPr>
                <w:rFonts w:ascii="Montserrat" w:hAnsi="Montserrat" w:cs="Times New Roman"/>
                <w:color w:val="000000"/>
              </w:rPr>
              <w:t xml:space="preserve"> (требуется реализация в </w:t>
            </w:r>
            <w:r w:rsidR="007B43C8" w:rsidRPr="003E3996">
              <w:rPr>
                <w:rFonts w:ascii="Montserrat" w:hAnsi="Montserrat" w:cs="Times New Roman"/>
                <w:color w:val="000000"/>
              </w:rPr>
              <w:t>ИС «AML»</w:t>
            </w:r>
            <w:r w:rsidR="007B43C8">
              <w:rPr>
                <w:rFonts w:ascii="Montserrat" w:hAnsi="Montserrat" w:cs="Times New Roman"/>
                <w:color w:val="000000"/>
              </w:rPr>
              <w:t>)</w:t>
            </w:r>
            <w:r w:rsidRPr="003E3996">
              <w:rPr>
                <w:rFonts w:ascii="Montserrat" w:hAnsi="Montserrat" w:cs="Times New Roman"/>
                <w:color w:val="000000"/>
              </w:rPr>
              <w:t>:</w:t>
            </w:r>
          </w:p>
          <w:p w14:paraId="0D1AE234" w14:textId="77777777" w:rsidR="003E3996" w:rsidRPr="003E3996" w:rsidRDefault="003E3996" w:rsidP="003E3996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3E3996">
              <w:rPr>
                <w:rFonts w:ascii="Montserrat" w:hAnsi="Montserrat" w:cs="Times New Roman"/>
                <w:color w:val="000000"/>
              </w:rPr>
              <w:t>- ОКЭД, согласно Справочника ОКЭД Приложение № 3.2 к БТ;</w:t>
            </w:r>
          </w:p>
          <w:p w14:paraId="5B648EC6" w14:textId="77777777" w:rsidR="003E3996" w:rsidRPr="003E3996" w:rsidRDefault="003E3996" w:rsidP="003E3996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3E3996">
              <w:rPr>
                <w:rFonts w:ascii="Montserrat" w:hAnsi="Montserrat" w:cs="Times New Roman"/>
                <w:color w:val="000000"/>
              </w:rPr>
              <w:t>- ОПФ (не равная ТОО);</w:t>
            </w:r>
          </w:p>
          <w:p w14:paraId="3BC63060" w14:textId="77777777" w:rsidR="003E3996" w:rsidRPr="003E3996" w:rsidRDefault="003E3996" w:rsidP="003E3996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3E3996">
              <w:rPr>
                <w:rFonts w:ascii="Montserrat" w:hAnsi="Montserrat" w:cs="Times New Roman"/>
                <w:color w:val="000000"/>
              </w:rPr>
              <w:t>- Перечни АФМ РК, Отказники НБРК, Финансовые пирамиды НБРК, УРРЛ, ЛЖП, Серый список Банка, FATF;</w:t>
            </w:r>
          </w:p>
          <w:p w14:paraId="3D3AA2AD" w14:textId="77777777" w:rsidR="003E3996" w:rsidRPr="003E3996" w:rsidRDefault="003E3996" w:rsidP="003E3996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3E3996">
              <w:rPr>
                <w:rFonts w:ascii="Montserrat" w:hAnsi="Montserrat" w:cs="Times New Roman"/>
                <w:color w:val="000000"/>
              </w:rPr>
              <w:t>- По исполнительному органу, учредителям/участникам, бенефициарному собственнику юридического лица   на наличие признака -  ПДЛ.</w:t>
            </w:r>
          </w:p>
          <w:p w14:paraId="23417701" w14:textId="33D126C6" w:rsidR="003E3996" w:rsidRDefault="003E3996" w:rsidP="003E3996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3E3996">
              <w:rPr>
                <w:rFonts w:ascii="Montserrat" w:hAnsi="Montserrat" w:cs="Times New Roman"/>
                <w:color w:val="000000"/>
              </w:rPr>
              <w:t xml:space="preserve">В случае выявления совпадений с факторами Высокого риска система в автоматическом режиме должна прервать процесс прохождения регистрации и отразить </w:t>
            </w:r>
            <w:r w:rsidR="00904371">
              <w:rPr>
                <w:rFonts w:ascii="Montserrat" w:hAnsi="Montserrat" w:cs="Times New Roman"/>
                <w:color w:val="000000"/>
              </w:rPr>
              <w:t>К</w:t>
            </w:r>
            <w:r w:rsidR="00904371" w:rsidRPr="003E3996">
              <w:rPr>
                <w:rFonts w:ascii="Montserrat" w:hAnsi="Montserrat" w:cs="Times New Roman"/>
                <w:color w:val="000000"/>
              </w:rPr>
              <w:t xml:space="preserve">лиенту </w:t>
            </w:r>
            <w:r w:rsidRPr="003E3996">
              <w:rPr>
                <w:rFonts w:ascii="Montserrat" w:hAnsi="Montserrat" w:cs="Times New Roman"/>
                <w:color w:val="000000"/>
              </w:rPr>
              <w:t>уведомление «Продолжение процедуры невозможно, просим обратиться в отделение Банка».</w:t>
            </w:r>
          </w:p>
          <w:p w14:paraId="75149C8F" w14:textId="062965F1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- на проверку налоговой задолженности (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kgd</w:t>
            </w:r>
            <w:r w:rsidRPr="00B26638">
              <w:rPr>
                <w:rFonts w:ascii="Montserrat" w:hAnsi="Montserrat" w:cs="Times New Roman"/>
                <w:color w:val="000000"/>
              </w:rPr>
              <w:t>.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gov</w:t>
            </w:r>
            <w:r w:rsidRPr="00B26638">
              <w:rPr>
                <w:rFonts w:ascii="Montserrat" w:hAnsi="Montserrat" w:cs="Times New Roman"/>
                <w:color w:val="000000"/>
              </w:rPr>
              <w:t>)</w:t>
            </w:r>
          </w:p>
          <w:p w14:paraId="32C705EC" w14:textId="7D3878E2" w:rsidR="005D2C45" w:rsidRPr="00B26638" w:rsidRDefault="003E3996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Также п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роцесс онлайн открытия счета прерывается в случае не</w:t>
            </w:r>
            <w:r>
              <w:rPr>
                <w:rFonts w:ascii="Montserrat" w:hAnsi="Montserrat" w:cs="Times New Roman"/>
                <w:color w:val="000000"/>
              </w:rPr>
              <w:t xml:space="preserve"> 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прохождения Клиентом проверки на «СТОП» факторы: </w:t>
            </w:r>
          </w:p>
          <w:p w14:paraId="183AFED6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1)     наличие регистрации в СДБО ЮЛ;</w:t>
            </w:r>
          </w:p>
          <w:p w14:paraId="2A4F11E3" w14:textId="19138FDD" w:rsidR="005D2C45" w:rsidRPr="00B26638" w:rsidRDefault="002A2042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2)     наличие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лиента в списке бездействующих налогоплательщиков</w:t>
            </w:r>
            <w:r w:rsidR="00EE2B88" w:rsidRPr="00EE2B88">
              <w:rPr>
                <w:rFonts w:ascii="Montserrat" w:hAnsi="Montserrat" w:cs="Times New Roman"/>
                <w:color w:val="000000"/>
              </w:rPr>
              <w:t xml:space="preserve"> </w:t>
            </w:r>
            <w:r w:rsidR="00EE2B88">
              <w:rPr>
                <w:rFonts w:ascii="Montserrat" w:hAnsi="Montserrat" w:cs="Times New Roman"/>
                <w:color w:val="000000"/>
              </w:rPr>
              <w:t>в КГД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;</w:t>
            </w:r>
          </w:p>
          <w:p w14:paraId="366E0982" w14:textId="66280202" w:rsidR="005D2C45" w:rsidRPr="00B26638" w:rsidRDefault="002A2042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3) наличие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лиента в списке налогоплательщиков, признанных лжепредприятиями</w:t>
            </w:r>
            <w:r w:rsidR="00EE2B88">
              <w:rPr>
                <w:rFonts w:ascii="Montserrat" w:hAnsi="Montserrat" w:cs="Times New Roman"/>
                <w:color w:val="000000"/>
              </w:rPr>
              <w:t xml:space="preserve"> в КГД</w:t>
            </w:r>
            <w:r w:rsidR="003E3996">
              <w:rPr>
                <w:rFonts w:ascii="Montserrat" w:hAnsi="Montserrat" w:cs="Times New Roman"/>
                <w:color w:val="000000"/>
              </w:rPr>
              <w:t xml:space="preserve"> МФ РК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; </w:t>
            </w:r>
          </w:p>
          <w:p w14:paraId="366F841D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4)  наличие анонимного банковского счета или банковского счета на вымышленное имя;</w:t>
            </w:r>
          </w:p>
          <w:p w14:paraId="6F2C15BD" w14:textId="295D6A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5)  наличие у Клиента налоговой задолженности, задолженности по социальным платежам</w:t>
            </w:r>
            <w:r w:rsidR="00EE2B88">
              <w:rPr>
                <w:rFonts w:ascii="Montserrat" w:hAnsi="Montserrat" w:cs="Times New Roman"/>
                <w:color w:val="000000"/>
              </w:rPr>
              <w:t xml:space="preserve"> в КГД</w:t>
            </w:r>
            <w:r w:rsidR="003E3996">
              <w:rPr>
                <w:rFonts w:ascii="Montserrat" w:hAnsi="Montserrat" w:cs="Times New Roman"/>
                <w:color w:val="000000"/>
              </w:rPr>
              <w:t xml:space="preserve"> МФ РК</w:t>
            </w:r>
            <w:r w:rsidRPr="00B26638">
              <w:rPr>
                <w:rFonts w:ascii="Montserrat" w:hAnsi="Montserrat" w:cs="Times New Roman"/>
                <w:color w:val="000000"/>
              </w:rPr>
              <w:t>;</w:t>
            </w:r>
          </w:p>
          <w:p w14:paraId="44F76E76" w14:textId="317F76E0" w:rsidR="005D2C45" w:rsidRPr="00B26638" w:rsidRDefault="003E3996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6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)     </w:t>
            </w:r>
            <w:r w:rsidRPr="003E3996">
              <w:rPr>
                <w:rFonts w:ascii="Montserrat" w:hAnsi="Montserrat" w:cs="Times New Roman"/>
                <w:color w:val="000000"/>
              </w:rPr>
              <w:t>на проверку нерезидента, в том числе если нерезидентом является исполнительный орган, учредители/участники, бенефициарный собственник;</w:t>
            </w:r>
          </w:p>
          <w:p w14:paraId="63557F27" w14:textId="62DE3A2B" w:rsidR="005D2C45" w:rsidRPr="00B26638" w:rsidRDefault="003E3996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7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)  </w:t>
            </w:r>
            <w:r w:rsidRPr="003E3996">
              <w:rPr>
                <w:rFonts w:ascii="Montserrat" w:hAnsi="Montserrat" w:cs="Times New Roman"/>
                <w:color w:val="000000"/>
              </w:rPr>
              <w:t>наличие ЮЛ в составе участников/учредителей;</w:t>
            </w:r>
          </w:p>
          <w:p w14:paraId="10CEFE5B" w14:textId="1DC68D72" w:rsidR="005D2C45" w:rsidRPr="00B26638" w:rsidRDefault="003E3996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8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) </w:t>
            </w:r>
            <w:r w:rsidRPr="003E3996">
              <w:rPr>
                <w:rFonts w:ascii="Montserrat" w:hAnsi="Montserrat" w:cs="Times New Roman"/>
                <w:color w:val="000000"/>
              </w:rPr>
              <w:t>в случае отсутствия лицензии по виду деятельности, требующей обязательного лицензирования (ADATA);</w:t>
            </w:r>
          </w:p>
          <w:p w14:paraId="70009FAE" w14:textId="42A31C3E" w:rsidR="005D2C45" w:rsidRDefault="003E3996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9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) ЮЛ действующая на основании нетипового устава</w:t>
            </w:r>
          </w:p>
          <w:p w14:paraId="1FA3086B" w14:textId="1C6F988A" w:rsidR="00235C30" w:rsidRPr="00B26638" w:rsidRDefault="00235C30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Сотовый номер телефона должен быть зарегистрирован в базе мобильных граждан на руководителя компании (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org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leader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)  </w:t>
            </w:r>
          </w:p>
          <w:p w14:paraId="49F76028" w14:textId="2BCE2D0D" w:rsidR="00340767" w:rsidRPr="00B26638" w:rsidRDefault="00340767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b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-при вводе номера не зарегистрированным за руководителем компании, выдавать ошибку : «Номер телефона не зарегистрирован за руководителем компании, пройдите по ссылке и зарегистрируйте номер </w:t>
            </w:r>
            <w:hyperlink r:id="rId15" w:history="1"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https</w:t>
              </w:r>
              <w:r w:rsidRPr="00B26638">
                <w:rPr>
                  <w:rStyle w:val="ae"/>
                  <w:rFonts w:ascii="Montserrat" w:hAnsi="Montserrat"/>
                </w:rPr>
                <w:t>://</w:t>
              </w:r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egov</w:t>
              </w:r>
              <w:r w:rsidRPr="00B26638">
                <w:rPr>
                  <w:rStyle w:val="ae"/>
                  <w:rFonts w:ascii="Montserrat" w:hAnsi="Montserrat"/>
                </w:rPr>
                <w:t>.</w:t>
              </w:r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kz</w:t>
              </w:r>
              <w:r w:rsidRPr="00B26638">
                <w:rPr>
                  <w:rStyle w:val="ae"/>
                  <w:rFonts w:ascii="Montserrat" w:hAnsi="Montserrat"/>
                </w:rPr>
                <w:t>/</w:t>
              </w:r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cms</w:t>
              </w:r>
              <w:r w:rsidRPr="00B26638">
                <w:rPr>
                  <w:rStyle w:val="ae"/>
                  <w:rFonts w:ascii="Montserrat" w:hAnsi="Montserrat"/>
                </w:rPr>
                <w:t>/</w:t>
              </w:r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ru</w:t>
              </w:r>
              <w:r w:rsidRPr="00B26638">
                <w:rPr>
                  <w:rStyle w:val="ae"/>
                  <w:rFonts w:ascii="Montserrat" w:hAnsi="Montserrat"/>
                </w:rPr>
                <w:t>/</w:t>
              </w:r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articles</w:t>
              </w:r>
              <w:r w:rsidRPr="00B26638">
                <w:rPr>
                  <w:rStyle w:val="ae"/>
                  <w:rFonts w:ascii="Montserrat" w:hAnsi="Montserrat"/>
                </w:rPr>
                <w:t>/</w:t>
              </w:r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registration</w:t>
              </w:r>
              <w:r w:rsidRPr="00B26638">
                <w:rPr>
                  <w:rStyle w:val="ae"/>
                  <w:rFonts w:ascii="Montserrat" w:hAnsi="Montserrat"/>
                </w:rPr>
                <w:t>_</w:t>
              </w:r>
              <w:r w:rsidRPr="00B26638">
                <w:rPr>
                  <w:rStyle w:val="ae"/>
                  <w:rFonts w:ascii="Montserrat" w:hAnsi="Montserrat" w:cs="Times New Roman"/>
                  <w:lang w:val="en-US"/>
                </w:rPr>
                <w:t>mobilebase</w:t>
              </w:r>
            </w:hyperlink>
            <w:r w:rsidRPr="00B26638">
              <w:rPr>
                <w:rFonts w:ascii="Montserrat" w:hAnsi="Montserrat" w:cs="Times New Roman"/>
                <w:color w:val="000000"/>
              </w:rPr>
              <w:t>.</w:t>
            </w:r>
            <w:r w:rsidRPr="00B26638">
              <w:rPr>
                <w:rFonts w:ascii="Montserrat" w:hAnsi="Montserrat" w:cs="Times New Roman"/>
                <w:b/>
                <w:color w:val="000000"/>
              </w:rPr>
              <w:t>»</w:t>
            </w:r>
          </w:p>
          <w:p w14:paraId="62FAC002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lastRenderedPageBreak/>
              <w:t>На экран Клиенту выводится уведомление об ошибке</w:t>
            </w:r>
            <w:r w:rsidRPr="00B26638">
              <w:rPr>
                <w:rFonts w:ascii="Montserrat" w:hAnsi="Montserrat" w:cs="Times New Roman"/>
                <w:b/>
                <w:color w:val="000000"/>
              </w:rPr>
              <w:t xml:space="preserve">: «Удаленная регистрация невозможна. Пожалуйста, обратитесь в ближайшее отделение Банка» </w:t>
            </w:r>
            <w:r w:rsidRPr="00B26638">
              <w:rPr>
                <w:rFonts w:ascii="Montserrat" w:hAnsi="Montserrat" w:cs="Times New Roman"/>
                <w:color w:val="000000"/>
              </w:rPr>
              <w:t>(Сообщение №1).</w:t>
            </w:r>
          </w:p>
          <w:p w14:paraId="48A4F8D9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b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>Список возможных уведомлений об ошибках в процессе динамической идентификации Клиента:</w:t>
            </w:r>
          </w:p>
          <w:p w14:paraId="13D28F0C" w14:textId="0B070EAA" w:rsidR="005D2C45" w:rsidRPr="00B26638" w:rsidRDefault="005D2C45" w:rsidP="005D2C4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- </w:t>
            </w:r>
            <w:r w:rsidRPr="00B26638">
              <w:rPr>
                <w:rStyle w:val="ae"/>
                <w:rFonts w:ascii="Montserrat" w:hAnsi="Montserrat" w:cs="Times New Roman"/>
              </w:rPr>
              <w:t>"Некорректный код подтверждения"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– при вводе некорректного кода подтверждения;</w:t>
            </w:r>
          </w:p>
          <w:p w14:paraId="0FC675FC" w14:textId="77777777" w:rsidR="005D2C45" w:rsidRPr="00B26638" w:rsidRDefault="005D2C45" w:rsidP="005D2C4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-  </w:t>
            </w:r>
            <w:r w:rsidRPr="00B26638">
              <w:rPr>
                <w:rStyle w:val="ae"/>
                <w:rFonts w:ascii="Montserrat" w:hAnsi="Montserrat" w:cs="Times New Roman"/>
              </w:rPr>
              <w:t>"Удаленная регистрация временно невозможна, пожалуйста попробуйте позже."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– проверка ГБДЮЛ, данные пустые;</w:t>
            </w:r>
          </w:p>
          <w:p w14:paraId="4BA907FB" w14:textId="77777777" w:rsidR="005D2C45" w:rsidRPr="00B26638" w:rsidRDefault="005D2C45" w:rsidP="005D2C45">
            <w:pPr>
              <w:jc w:val="both"/>
              <w:rPr>
                <w:rFonts w:ascii="Montserrat" w:hAnsi="Montserrat" w:cs="Times New Roman"/>
              </w:rPr>
            </w:pPr>
            <w:r w:rsidRPr="00B26638">
              <w:rPr>
                <w:rStyle w:val="ae"/>
                <w:rFonts w:ascii="Montserrat" w:hAnsi="Montserrat" w:cs="Times New Roman"/>
              </w:rPr>
              <w:t xml:space="preserve">"Удаленная регистрация временно невозможна, </w:t>
            </w:r>
            <w:r w:rsidRPr="004D6460">
              <w:rPr>
                <w:rStyle w:val="ae"/>
                <w:rFonts w:ascii="Montserrat" w:hAnsi="Montserrat" w:cs="Times New Roman"/>
              </w:rPr>
              <w:t>имеется налоговая задолженность</w:t>
            </w:r>
            <w:r w:rsidRPr="00144460">
              <w:rPr>
                <w:rStyle w:val="ae"/>
                <w:rFonts w:ascii="Montserrat" w:hAnsi="Montserrat" w:cs="Times New Roman"/>
                <w:u w:val="none"/>
              </w:rPr>
              <w:t xml:space="preserve">." </w:t>
            </w:r>
            <w:r w:rsidRPr="00144460">
              <w:rPr>
                <w:rStyle w:val="ae"/>
                <w:rFonts w:ascii="Montserrat" w:hAnsi="Montserrat" w:cs="Times New Roman"/>
                <w:color w:val="auto"/>
                <w:u w:val="none"/>
              </w:rPr>
              <w:t>– при возникновении налоговой задолженности</w:t>
            </w:r>
            <w:r w:rsidRPr="00144460">
              <w:rPr>
                <w:rStyle w:val="ae"/>
                <w:rFonts w:ascii="Montserrat" w:hAnsi="Montserrat" w:cs="Times New Roman"/>
                <w:u w:val="none"/>
              </w:rPr>
              <w:t xml:space="preserve">. </w:t>
            </w:r>
          </w:p>
          <w:p w14:paraId="67ABD24B" w14:textId="1581620F" w:rsidR="005D2C45" w:rsidRPr="00B26638" w:rsidRDefault="005D2C45" w:rsidP="005D2C4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-  </w:t>
            </w:r>
            <w:r w:rsidRPr="00B26638">
              <w:rPr>
                <w:rStyle w:val="ae"/>
                <w:rFonts w:ascii="Montserrat" w:hAnsi="Montserrat" w:cs="Times New Roman"/>
              </w:rPr>
              <w:t>"Ваша учетная запись уже зарегистрирована, воспользуйтесь авторизацией!"</w:t>
            </w:r>
            <w:r w:rsidR="002A2042">
              <w:rPr>
                <w:rFonts w:ascii="Montserrat" w:hAnsi="Montserrat" w:cs="Times New Roman"/>
                <w:color w:val="000000"/>
              </w:rPr>
              <w:t xml:space="preserve"> – К</w:t>
            </w:r>
            <w:r w:rsidRPr="00B26638">
              <w:rPr>
                <w:rFonts w:ascii="Montserrat" w:hAnsi="Montserrat" w:cs="Times New Roman"/>
                <w:color w:val="000000"/>
              </w:rPr>
              <w:t>лиент уже зарегистрирован;</w:t>
            </w:r>
          </w:p>
          <w:p w14:paraId="3B7B777B" w14:textId="77777777" w:rsidR="004D6460" w:rsidRPr="00E54A25" w:rsidRDefault="004D6460" w:rsidP="004D6460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-  </w:t>
            </w:r>
            <w:r w:rsidRPr="00B26638">
              <w:rPr>
                <w:rStyle w:val="ae"/>
                <w:rFonts w:ascii="Montserrat" w:hAnsi="Montserrat" w:cs="Times New Roman"/>
              </w:rPr>
              <w:t>"Удаленная регистрация временно невозможна, пожалуйста попробуйте позже."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– проверка ГБДЮЛ,</w:t>
            </w:r>
            <w:r>
              <w:rPr>
                <w:rFonts w:ascii="Montserrat" w:hAnsi="Montserrat" w:cs="Times New Roman"/>
                <w:color w:val="000000"/>
              </w:rPr>
              <w:t xml:space="preserve"> ГБДФЛ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данные пустые</w:t>
            </w:r>
            <w:r>
              <w:rPr>
                <w:rFonts w:ascii="Montserrat" w:hAnsi="Montserrat" w:cs="Times New Roman"/>
                <w:color w:val="000000"/>
              </w:rPr>
              <w:t xml:space="preserve">, </w:t>
            </w:r>
            <w:r w:rsidRPr="004D6460">
              <w:rPr>
                <w:rFonts w:ascii="Montserrat" w:hAnsi="Montserrat" w:cs="Times New Roman"/>
              </w:rPr>
              <w:t>и на этапе проверки в ИС «</w:t>
            </w:r>
            <w:r w:rsidRPr="004D6460">
              <w:rPr>
                <w:rFonts w:ascii="Montserrat" w:hAnsi="Montserrat" w:cs="Times New Roman"/>
                <w:lang w:val="en-US"/>
              </w:rPr>
              <w:t>AML</w:t>
            </w:r>
            <w:r w:rsidRPr="004D6460">
              <w:rPr>
                <w:rFonts w:ascii="Montserrat" w:hAnsi="Montserrat" w:cs="Times New Roman"/>
              </w:rPr>
              <w:t>»;</w:t>
            </w:r>
            <w:r w:rsidRPr="004D6460">
              <w:rPr>
                <w:rStyle w:val="ae"/>
                <w:rFonts w:ascii="Montserrat" w:hAnsi="Montserrat" w:cs="Times New Roman"/>
                <w:color w:val="auto"/>
              </w:rPr>
              <w:t xml:space="preserve"> </w:t>
            </w:r>
          </w:p>
          <w:p w14:paraId="67EA4FB9" w14:textId="6CD5ADED" w:rsidR="005D2C45" w:rsidRPr="00B26638" w:rsidRDefault="004072DD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- </w:t>
            </w:r>
            <w:r w:rsidRPr="00B26638">
              <w:rPr>
                <w:rStyle w:val="ae"/>
                <w:rFonts w:ascii="Montserrat" w:hAnsi="Montserrat" w:cs="Times New Roman"/>
              </w:rPr>
              <w:t>"</w:t>
            </w:r>
            <w:r w:rsidRPr="00A16695">
              <w:rPr>
                <w:rFonts w:ascii="Montserrat" w:hAnsi="Montserrat" w:cs="Times New Roman"/>
                <w:color w:val="0070C0"/>
              </w:rPr>
              <w:t>Продолжение процедуры невозможно, просим обратиться в отделение Банка</w:t>
            </w:r>
            <w:r w:rsidRPr="00B26638">
              <w:rPr>
                <w:rStyle w:val="ae"/>
                <w:rFonts w:ascii="Montserrat" w:hAnsi="Montserrat" w:cs="Times New Roman"/>
              </w:rPr>
              <w:t>"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– проверка ГБДЮЛ</w:t>
            </w:r>
            <w:r>
              <w:rPr>
                <w:rFonts w:ascii="Montserrat" w:hAnsi="Montserrat" w:cs="Times New Roman"/>
                <w:color w:val="000000"/>
              </w:rPr>
              <w:t xml:space="preserve">, </w:t>
            </w:r>
            <w:r w:rsidRPr="00C109AC">
              <w:rPr>
                <w:rFonts w:ascii="Montserrat" w:hAnsi="Montserrat" w:cs="Times New Roman"/>
                <w:color w:val="0070C0"/>
              </w:rPr>
              <w:t>ГБДФЛ, Получен отказ из ИС «</w:t>
            </w:r>
            <w:r w:rsidRPr="00C109AC">
              <w:rPr>
                <w:rFonts w:ascii="Montserrat" w:hAnsi="Montserrat" w:cs="Times New Roman"/>
                <w:color w:val="0070C0"/>
                <w:lang w:val="en-US"/>
              </w:rPr>
              <w:t>AML</w:t>
            </w:r>
            <w:r w:rsidRPr="00C109AC">
              <w:rPr>
                <w:rFonts w:ascii="Montserrat" w:hAnsi="Montserrat" w:cs="Times New Roman"/>
                <w:color w:val="0070C0"/>
              </w:rPr>
              <w:t xml:space="preserve">», </w:t>
            </w:r>
            <w:r>
              <w:rPr>
                <w:rFonts w:ascii="Montserrat" w:hAnsi="Montserrat" w:cs="Times New Roman"/>
                <w:color w:val="000000"/>
              </w:rPr>
              <w:t>проверка ЦОИД</w:t>
            </w:r>
            <w:r w:rsidR="00E47BBC">
              <w:rPr>
                <w:rFonts w:ascii="Montserrat" w:hAnsi="Montserrat" w:cs="Times New Roman"/>
                <w:color w:val="000000"/>
              </w:rPr>
              <w:t xml:space="preserve"> и </w:t>
            </w:r>
            <w:r w:rsidRPr="00B26638">
              <w:rPr>
                <w:rFonts w:ascii="Montserrat" w:hAnsi="Montserrat" w:cs="Times New Roman"/>
                <w:color w:val="000000"/>
              </w:rPr>
              <w:t>при возникновении непредвиденных ошибок</w:t>
            </w:r>
            <w:r w:rsidR="00B70CFB">
              <w:rPr>
                <w:rFonts w:ascii="Montserrat" w:hAnsi="Montserrat" w:cs="Times New Roman"/>
                <w:color w:val="000000"/>
              </w:rPr>
              <w:t>.</w:t>
            </w:r>
          </w:p>
          <w:p w14:paraId="143C4BE2" w14:textId="6EBE03B5" w:rsidR="005D2C45" w:rsidRPr="00B26638" w:rsidRDefault="005D2C45" w:rsidP="005D2C45">
            <w:pPr>
              <w:pStyle w:val="a9"/>
              <w:numPr>
                <w:ilvl w:val="0"/>
                <w:numId w:val="48"/>
              </w:numPr>
              <w:rPr>
                <w:rFonts w:ascii="Montserrat" w:hAnsi="Montserrat" w:cs="Times New Roman"/>
                <w:b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 xml:space="preserve">Основная информация </w:t>
            </w:r>
          </w:p>
          <w:p w14:paraId="6837CBA1" w14:textId="5B11EA31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При успешном прохождении </w:t>
            </w:r>
            <w:r w:rsidR="004D6460">
              <w:rPr>
                <w:rFonts w:ascii="Montserrat" w:hAnsi="Montserrat" w:cs="Times New Roman"/>
                <w:color w:val="000000"/>
              </w:rPr>
              <w:t>проверок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открывается страница </w:t>
            </w:r>
            <w:r w:rsidRPr="00B26638">
              <w:rPr>
                <w:rFonts w:ascii="Montserrat" w:hAnsi="Montserrat" w:cs="Times New Roman"/>
                <w:b/>
                <w:color w:val="000000"/>
              </w:rPr>
              <w:t>«Основная информация»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с автоматически заполненными полями: «Наименование», «ФИО Руководителя», «Юридический адрес», и ФИО учредителей</w:t>
            </w:r>
            <w:r w:rsidR="004D6460">
              <w:rPr>
                <w:rFonts w:ascii="Montserrat" w:hAnsi="Montserrat" w:cs="Times New Roman"/>
                <w:color w:val="000000"/>
              </w:rPr>
              <w:t>/участников с долями,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="004D6460" w:rsidRPr="004D6460">
              <w:rPr>
                <w:rFonts w:ascii="Montserrat" w:hAnsi="Montserrat" w:cs="Times New Roman"/>
                <w:color w:val="000000"/>
              </w:rPr>
              <w:t>при этом необходимо добавить возможность корректировки долей исполнительным органом.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На данном этапе необходимо автоматизировать закрепление право первой подписи руководителю компании. </w:t>
            </w:r>
          </w:p>
          <w:p w14:paraId="5B673AD4" w14:textId="79F7A428" w:rsidR="004D6460" w:rsidRDefault="004D6460" w:rsidP="005D2C45">
            <w:pPr>
              <w:autoSpaceDE w:val="0"/>
              <w:autoSpaceDN w:val="0"/>
              <w:adjustRightInd w:val="0"/>
              <w:jc w:val="both"/>
              <w:rPr>
                <w:ins w:id="0" w:author="Жумагалиев Темиржан Маратулы" w:date="2022-10-26T12:31:00Z"/>
                <w:rFonts w:ascii="Montserrat" w:hAnsi="Montserrat" w:cs="Times New Roman"/>
                <w:color w:val="000000"/>
              </w:rPr>
            </w:pPr>
            <w:r w:rsidRPr="004D6460">
              <w:rPr>
                <w:rFonts w:ascii="Montserrat" w:hAnsi="Montserrat" w:cs="Times New Roman"/>
                <w:color w:val="000000"/>
              </w:rPr>
              <w:t xml:space="preserve">Клиент проставляет </w:t>
            </w:r>
            <w:r>
              <w:rPr>
                <w:rFonts w:ascii="Montserrat" w:hAnsi="Montserrat" w:cs="Times New Roman"/>
                <w:color w:val="000000"/>
              </w:rPr>
              <w:t>отметку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в графу, подтверждая, что адрес места нахождения</w:t>
            </w:r>
            <w:r w:rsidR="004072DD">
              <w:rPr>
                <w:rFonts w:ascii="Montserrat" w:hAnsi="Montserrat" w:cs="Times New Roman"/>
                <w:color w:val="000000"/>
              </w:rPr>
              <w:t xml:space="preserve"> бизнеса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совпадает с юридическим адресом и выбирает город обслуживания. В случае, если адрес места нахождения</w:t>
            </w:r>
            <w:r w:rsidR="004072DD">
              <w:rPr>
                <w:rFonts w:ascii="Montserrat" w:hAnsi="Montserrat" w:cs="Times New Roman"/>
                <w:color w:val="000000"/>
              </w:rPr>
              <w:t xml:space="preserve"> бизнеса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не соо</w:t>
            </w:r>
            <w:r>
              <w:rPr>
                <w:rFonts w:ascii="Montserrat" w:hAnsi="Montserrat" w:cs="Times New Roman"/>
                <w:color w:val="000000"/>
              </w:rPr>
              <w:t>тветствует юридическому адресу, у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</w:t>
            </w:r>
            <w:r>
              <w:rPr>
                <w:rFonts w:ascii="Montserrat" w:hAnsi="Montserrat" w:cs="Times New Roman"/>
                <w:color w:val="000000"/>
              </w:rPr>
              <w:t>К</w:t>
            </w:r>
            <w:r w:rsidRPr="004D6460">
              <w:rPr>
                <w:rFonts w:ascii="Montserrat" w:hAnsi="Montserrat" w:cs="Times New Roman"/>
                <w:color w:val="000000"/>
              </w:rPr>
              <w:t>лиент</w:t>
            </w:r>
            <w:r>
              <w:rPr>
                <w:rFonts w:ascii="Montserrat" w:hAnsi="Montserrat" w:cs="Times New Roman"/>
                <w:color w:val="000000"/>
              </w:rPr>
              <w:t>а есть возможность внести изменения, далее К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лиент нажимает кнопку «Подтвердить». </w:t>
            </w:r>
            <w:r w:rsidR="00403726">
              <w:rPr>
                <w:rFonts w:ascii="Montserrat" w:hAnsi="Montserrat" w:cs="Times New Roman"/>
                <w:color w:val="000000"/>
              </w:rPr>
              <w:t xml:space="preserve">Адрес фактического нахождения ЮЛ не подлежит изменению со стороны </w:t>
            </w:r>
            <w:r w:rsidR="0068184D">
              <w:rPr>
                <w:rFonts w:ascii="Montserrat" w:hAnsi="Montserrat" w:cs="Times New Roman"/>
                <w:color w:val="000000"/>
              </w:rPr>
              <w:t>К</w:t>
            </w:r>
            <w:r w:rsidR="00403726">
              <w:rPr>
                <w:rFonts w:ascii="Montserrat" w:hAnsi="Montserrat" w:cs="Times New Roman"/>
                <w:color w:val="000000"/>
              </w:rPr>
              <w:t>лиента.</w:t>
            </w:r>
            <w:ins w:id="1" w:author="Жумагалиев Темиржан Маратулы" w:date="2022-10-26T12:31:00Z">
              <w:r w:rsidR="00A86352">
                <w:rPr>
                  <w:rFonts w:ascii="Montserrat" w:hAnsi="Montserrat" w:cs="Times New Roman"/>
                  <w:color w:val="000000"/>
                </w:rPr>
                <w:t xml:space="preserve"> </w:t>
              </w:r>
            </w:ins>
          </w:p>
          <w:p w14:paraId="2C61834D" w14:textId="19915951" w:rsidR="00A86352" w:rsidDel="00A4018D" w:rsidRDefault="00A86352" w:rsidP="00515B85">
            <w:pPr>
              <w:jc w:val="both"/>
              <w:rPr>
                <w:del w:id="2" w:author="Жумагалиев Темиржан Маратулы" w:date="2022-10-26T15:26:00Z"/>
                <w:rFonts w:ascii="Montserrat" w:hAnsi="Montserrat" w:cs="Times New Roman"/>
                <w:color w:val="000000"/>
              </w:rPr>
            </w:pPr>
          </w:p>
          <w:p w14:paraId="781C3214" w14:textId="77777777" w:rsidR="00A4018D" w:rsidRDefault="00A4018D" w:rsidP="005D2C45">
            <w:pPr>
              <w:autoSpaceDE w:val="0"/>
              <w:autoSpaceDN w:val="0"/>
              <w:adjustRightInd w:val="0"/>
              <w:jc w:val="both"/>
              <w:rPr>
                <w:ins w:id="3" w:author="Жумагалиев Темиржан Маратулы" w:date="2022-10-26T15:27:00Z"/>
                <w:rFonts w:ascii="Montserrat" w:hAnsi="Montserrat" w:cs="Times New Roman"/>
                <w:color w:val="000000"/>
              </w:rPr>
            </w:pPr>
          </w:p>
          <w:p w14:paraId="05D298AB" w14:textId="08D336F8" w:rsidR="004D6460" w:rsidRDefault="004D6460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4D6460">
              <w:rPr>
                <w:rFonts w:ascii="Montserrat" w:hAnsi="Montserrat" w:cs="Times New Roman"/>
                <w:color w:val="000000"/>
              </w:rPr>
              <w:t>В случае если с ГБДЮЛ и/или ADATA не были автоматически получены данные о дате назначения исполнительного органа, в таком случае необходимо считать срок его полномочий</w:t>
            </w:r>
            <w:r w:rsidR="00963476">
              <w:rPr>
                <w:rFonts w:ascii="Montserrat" w:hAnsi="Montserrat" w:cs="Times New Roman"/>
                <w:color w:val="000000"/>
              </w:rPr>
              <w:t xml:space="preserve"> первого руководителя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от даты регистрации</w:t>
            </w:r>
            <w:r w:rsidR="00403726">
              <w:rPr>
                <w:rFonts w:ascii="Montserrat" w:hAnsi="Montserrat" w:cs="Times New Roman"/>
                <w:color w:val="000000"/>
              </w:rPr>
              <w:t>/перерегистрации/уведомления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на 5 лет вперед, в том числе данный срок должен применяться для срока действий полномочий в СДБО ЮЛ для первого руководителя.</w:t>
            </w:r>
            <w:r>
              <w:rPr>
                <w:rFonts w:ascii="Montserrat" w:hAnsi="Montserrat" w:cs="Times New Roman"/>
                <w:color w:val="000000"/>
              </w:rPr>
              <w:t xml:space="preserve">  </w:t>
            </w:r>
            <w:r w:rsidRPr="004D6460">
              <w:rPr>
                <w:rFonts w:ascii="Montserrat" w:hAnsi="Montserrat" w:cs="Times New Roman"/>
                <w:color w:val="000000"/>
              </w:rPr>
              <w:t>В случае если</w:t>
            </w:r>
            <w:r w:rsidR="00A6741F">
              <w:rPr>
                <w:rFonts w:ascii="Montserrat" w:hAnsi="Montserrat" w:cs="Times New Roman"/>
                <w:color w:val="000000"/>
              </w:rPr>
              <w:t xml:space="preserve"> в момент открытия счета,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срок полномочий</w:t>
            </w:r>
            <w:r w:rsidR="00A6741F">
              <w:rPr>
                <w:rFonts w:ascii="Montserrat" w:hAnsi="Montserrat" w:cs="Times New Roman"/>
                <w:color w:val="000000"/>
              </w:rPr>
              <w:t xml:space="preserve"> Клиента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</w:t>
            </w:r>
            <w:r w:rsidR="00A6741F" w:rsidRPr="004D6460">
              <w:rPr>
                <w:rFonts w:ascii="Montserrat" w:hAnsi="Montserrat" w:cs="Times New Roman"/>
                <w:color w:val="000000"/>
              </w:rPr>
              <w:t>превы</w:t>
            </w:r>
            <w:r w:rsidR="00A6741F">
              <w:rPr>
                <w:rFonts w:ascii="Montserrat" w:hAnsi="Montserrat" w:cs="Times New Roman"/>
                <w:color w:val="000000"/>
              </w:rPr>
              <w:t>сил предел максимального срока, а т.е.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5 лет</w:t>
            </w:r>
            <w:r w:rsidR="00A6741F">
              <w:rPr>
                <w:rFonts w:ascii="Montserrat" w:hAnsi="Montserrat" w:cs="Times New Roman"/>
                <w:color w:val="000000"/>
              </w:rPr>
              <w:t xml:space="preserve"> (пример: компания зарегистрировалась в 2015 году, и срок полномочий необходимо продлить</w:t>
            </w:r>
            <w:r w:rsidR="00C45106">
              <w:rPr>
                <w:rFonts w:ascii="Montserrat" w:hAnsi="Montserrat" w:cs="Times New Roman"/>
                <w:color w:val="000000"/>
              </w:rPr>
              <w:t xml:space="preserve">, то Банк продлевает срок его полномочий два раза по 5 лет, т.е. в 2022 году, у руководителя есть еще 3 года являться </w:t>
            </w:r>
            <w:r w:rsidR="00C1406D">
              <w:rPr>
                <w:rFonts w:ascii="Montserrat" w:hAnsi="Montserrat" w:cs="Times New Roman"/>
                <w:color w:val="000000"/>
              </w:rPr>
              <w:t>руководителем в</w:t>
            </w:r>
            <w:r w:rsidR="00C45106">
              <w:rPr>
                <w:rFonts w:ascii="Montserrat" w:hAnsi="Montserrat" w:cs="Times New Roman"/>
                <w:color w:val="000000"/>
              </w:rPr>
              <w:t xml:space="preserve"> компании</w:t>
            </w:r>
            <w:r w:rsidR="00A6741F">
              <w:rPr>
                <w:rFonts w:ascii="Montserrat" w:hAnsi="Montserrat" w:cs="Times New Roman"/>
                <w:color w:val="000000"/>
              </w:rPr>
              <w:t>)</w:t>
            </w:r>
            <w:r w:rsidRPr="004D6460">
              <w:rPr>
                <w:rFonts w:ascii="Montserrat" w:hAnsi="Montserrat" w:cs="Times New Roman"/>
                <w:color w:val="000000"/>
              </w:rPr>
              <w:t>,</w:t>
            </w:r>
            <w:r w:rsidR="00A6741F">
              <w:rPr>
                <w:rFonts w:ascii="Montserrat" w:hAnsi="Montserrat" w:cs="Times New Roman"/>
                <w:color w:val="000000"/>
              </w:rPr>
              <w:t xml:space="preserve"> то</w:t>
            </w:r>
            <w:r w:rsidRPr="004D6460">
              <w:rPr>
                <w:rFonts w:ascii="Montserrat" w:hAnsi="Montserrat" w:cs="Times New Roman"/>
                <w:color w:val="000000"/>
              </w:rPr>
              <w:t xml:space="preserve"> необходимо в автоматическом режиме </w:t>
            </w:r>
            <w:r w:rsidR="00A30ECB">
              <w:rPr>
                <w:rFonts w:ascii="Montserrat" w:hAnsi="Montserrat" w:cs="Times New Roman"/>
                <w:color w:val="000000"/>
              </w:rPr>
              <w:t>добавлять</w:t>
            </w:r>
            <w:r>
              <w:rPr>
                <w:rFonts w:ascii="Montserrat" w:hAnsi="Montserrat" w:cs="Times New Roman"/>
                <w:color w:val="000000"/>
              </w:rPr>
              <w:t xml:space="preserve"> срок полномочий</w:t>
            </w:r>
            <w:r w:rsidR="00A6741F">
              <w:rPr>
                <w:rFonts w:ascii="Montserrat" w:hAnsi="Montserrat" w:cs="Times New Roman"/>
                <w:color w:val="000000"/>
              </w:rPr>
              <w:t xml:space="preserve"> руководителя компании</w:t>
            </w:r>
            <w:r w:rsidR="00736381">
              <w:rPr>
                <w:rFonts w:ascii="Montserrat" w:hAnsi="Montserrat" w:cs="Times New Roman"/>
                <w:color w:val="000000"/>
              </w:rPr>
              <w:t xml:space="preserve"> по </w:t>
            </w:r>
            <w:r w:rsidR="00736381">
              <w:rPr>
                <w:rFonts w:ascii="Montserrat" w:hAnsi="Montserrat" w:cs="Times New Roman"/>
                <w:color w:val="000000"/>
              </w:rPr>
              <w:lastRenderedPageBreak/>
              <w:t>5 лет</w:t>
            </w:r>
            <w:r w:rsidR="00C45106">
              <w:rPr>
                <w:rFonts w:ascii="Montserrat" w:hAnsi="Montserrat" w:cs="Times New Roman"/>
                <w:color w:val="000000"/>
              </w:rPr>
              <w:t xml:space="preserve">, </w:t>
            </w:r>
            <w:r w:rsidR="00A6741F">
              <w:rPr>
                <w:rFonts w:ascii="Montserrat" w:hAnsi="Montserrat" w:cs="Times New Roman"/>
                <w:color w:val="000000"/>
              </w:rPr>
              <w:t>до текущего года в моменте открытия счета</w:t>
            </w:r>
            <w:r w:rsidR="00963476">
              <w:rPr>
                <w:rFonts w:ascii="Montserrat" w:hAnsi="Montserrat" w:cs="Times New Roman"/>
                <w:color w:val="000000"/>
              </w:rPr>
              <w:t xml:space="preserve">, </w:t>
            </w:r>
            <w:r w:rsidR="002507B6">
              <w:rPr>
                <w:rFonts w:ascii="Montserrat" w:hAnsi="Montserrat" w:cs="Times New Roman"/>
                <w:color w:val="000000"/>
              </w:rPr>
              <w:t xml:space="preserve">в том числе, </w:t>
            </w:r>
            <w:r w:rsidR="00963476">
              <w:rPr>
                <w:rFonts w:ascii="Montserrat" w:hAnsi="Montserrat" w:cs="Times New Roman"/>
                <w:color w:val="000000"/>
              </w:rPr>
              <w:t xml:space="preserve">если первый руководитель в момент открытия счета является </w:t>
            </w:r>
            <w:r w:rsidR="004072DD">
              <w:rPr>
                <w:rFonts w:ascii="Montserrat" w:hAnsi="Montserrat" w:cs="Times New Roman"/>
                <w:color w:val="000000"/>
              </w:rPr>
              <w:t>одним и тем же лицом без изменений</w:t>
            </w:r>
            <w:r w:rsidR="00403726">
              <w:rPr>
                <w:rFonts w:ascii="Montserrat" w:hAnsi="Montserrat" w:cs="Times New Roman"/>
                <w:color w:val="000000"/>
              </w:rPr>
              <w:t xml:space="preserve"> (при условии </w:t>
            </w:r>
            <w:r w:rsidR="007B43C8">
              <w:rPr>
                <w:rFonts w:ascii="Montserrat" w:hAnsi="Montserrat" w:cs="Times New Roman"/>
                <w:color w:val="000000"/>
              </w:rPr>
              <w:t>отсутствия</w:t>
            </w:r>
            <w:r w:rsidR="00403726">
              <w:rPr>
                <w:rFonts w:ascii="Montserrat" w:hAnsi="Montserrat" w:cs="Times New Roman"/>
                <w:color w:val="000000"/>
              </w:rPr>
              <w:t xml:space="preserve"> в ГБДЮЛ </w:t>
            </w:r>
            <w:r w:rsidR="007B43C8">
              <w:rPr>
                <w:rFonts w:ascii="Montserrat" w:hAnsi="Montserrat" w:cs="Times New Roman"/>
                <w:color w:val="000000"/>
              </w:rPr>
              <w:t>записей по изменению руководителя</w:t>
            </w:r>
            <w:r w:rsidR="00403726">
              <w:rPr>
                <w:rFonts w:ascii="Montserrat" w:hAnsi="Montserrat" w:cs="Times New Roman"/>
                <w:color w:val="000000"/>
              </w:rPr>
              <w:t>)</w:t>
            </w:r>
            <w:r w:rsidR="00963476">
              <w:rPr>
                <w:rFonts w:ascii="Montserrat" w:hAnsi="Montserrat" w:cs="Times New Roman"/>
                <w:color w:val="000000"/>
              </w:rPr>
              <w:t>.</w:t>
            </w:r>
            <w:r w:rsidR="002507B6">
              <w:rPr>
                <w:rFonts w:ascii="Montserrat" w:hAnsi="Montserrat" w:cs="Times New Roman"/>
                <w:color w:val="000000"/>
              </w:rPr>
              <w:t xml:space="preserve"> Далее, в случае возникновения инцидентов по истечении срока полномочий руководителя, Банк отправляет Клиенту уведомление, с предупреждением, о том, что ему необходимо предоставить документ, подтверждающий его полномочия в компании в течении 1</w:t>
            </w:r>
            <w:r w:rsidR="00736381">
              <w:rPr>
                <w:rFonts w:ascii="Montserrat" w:hAnsi="Montserrat" w:cs="Times New Roman"/>
                <w:color w:val="000000"/>
              </w:rPr>
              <w:t xml:space="preserve"> календарного</w:t>
            </w:r>
            <w:r w:rsidR="002507B6">
              <w:rPr>
                <w:rFonts w:ascii="Montserrat" w:hAnsi="Montserrat" w:cs="Times New Roman"/>
                <w:color w:val="000000"/>
              </w:rPr>
              <w:t xml:space="preserve"> месяца</w:t>
            </w:r>
            <w:r w:rsidR="00736381">
              <w:rPr>
                <w:rFonts w:ascii="Montserrat" w:hAnsi="Montserrat" w:cs="Times New Roman"/>
                <w:color w:val="000000"/>
              </w:rPr>
              <w:t>, в противном случае доступ Клиента в СДБО</w:t>
            </w:r>
            <w:r w:rsidR="002507B6">
              <w:rPr>
                <w:rFonts w:ascii="Montserrat" w:hAnsi="Montserrat" w:cs="Times New Roman"/>
                <w:color w:val="000000"/>
              </w:rPr>
              <w:t xml:space="preserve"> </w:t>
            </w:r>
            <w:r w:rsidR="00736381">
              <w:rPr>
                <w:rFonts w:ascii="Montserrat" w:hAnsi="Montserrat" w:cs="Times New Roman"/>
                <w:color w:val="000000"/>
              </w:rPr>
              <w:t xml:space="preserve">будет заблокирован. </w:t>
            </w:r>
          </w:p>
          <w:p w14:paraId="5884173A" w14:textId="29F0702F" w:rsidR="005D2C45" w:rsidRDefault="002A2042" w:rsidP="005D2C45">
            <w:pPr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Далее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 указывает тип у</w:t>
            </w:r>
            <w:r>
              <w:rPr>
                <w:rFonts w:ascii="Montserrat" w:hAnsi="Montserrat" w:cs="Times New Roman"/>
                <w:color w:val="000000"/>
              </w:rPr>
              <w:t>става. В случае, если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 работает на основании типового устава, мы пропускаем его на</w:t>
            </w:r>
            <w:r>
              <w:rPr>
                <w:rFonts w:ascii="Montserrat" w:hAnsi="Montserrat" w:cs="Times New Roman"/>
                <w:color w:val="000000"/>
              </w:rPr>
              <w:t xml:space="preserve"> следующий шаг. В случае, если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 работает на основании нетипового</w:t>
            </w:r>
            <w:r>
              <w:rPr>
                <w:rFonts w:ascii="Montserrat" w:hAnsi="Montserrat" w:cs="Times New Roman"/>
                <w:color w:val="000000"/>
              </w:rPr>
              <w:t xml:space="preserve"> устава, система не пропускает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лиента и выводит ош</w:t>
            </w:r>
            <w:r w:rsidR="00235C30" w:rsidRPr="00B26638">
              <w:rPr>
                <w:rFonts w:ascii="Montserrat" w:hAnsi="Montserrat" w:cs="Times New Roman"/>
                <w:color w:val="000000"/>
              </w:rPr>
              <w:t>ибку: «</w:t>
            </w:r>
            <w:r w:rsidR="00A30ECB">
              <w:rPr>
                <w:rFonts w:ascii="Montserrat" w:hAnsi="Montserrat" w:cs="Times New Roman"/>
                <w:color w:val="000000"/>
              </w:rPr>
              <w:t>Продолжение процедуры</w:t>
            </w:r>
            <w:r w:rsidR="00235C30" w:rsidRPr="00B26638">
              <w:rPr>
                <w:rFonts w:ascii="Montserrat" w:hAnsi="Montserrat" w:cs="Times New Roman"/>
                <w:color w:val="000000"/>
              </w:rPr>
              <w:t xml:space="preserve"> невозможно, обратитесь в отделение </w:t>
            </w:r>
            <w:r w:rsidR="000C3720">
              <w:rPr>
                <w:rFonts w:ascii="Montserrat" w:hAnsi="Montserrat" w:cs="Times New Roman"/>
                <w:color w:val="000000"/>
              </w:rPr>
              <w:t>Б</w:t>
            </w:r>
            <w:r w:rsidR="000C3720" w:rsidRPr="00B26638">
              <w:rPr>
                <w:rFonts w:ascii="Montserrat" w:hAnsi="Montserrat" w:cs="Times New Roman"/>
                <w:color w:val="000000"/>
              </w:rPr>
              <w:t>анка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»</w:t>
            </w:r>
          </w:p>
          <w:p w14:paraId="45C17CB3" w14:textId="77777777" w:rsidR="007E26D7" w:rsidRPr="00B26638" w:rsidRDefault="007E26D7" w:rsidP="005D2C45">
            <w:pPr>
              <w:rPr>
                <w:rFonts w:ascii="Montserrat" w:hAnsi="Montserrat" w:cs="Times New Roman"/>
                <w:color w:val="000000"/>
              </w:rPr>
            </w:pPr>
          </w:p>
          <w:p w14:paraId="5D123F9A" w14:textId="58B86DB1" w:rsidR="005D2C45" w:rsidRPr="00B26638" w:rsidRDefault="005D2C45" w:rsidP="005D2C45">
            <w:pPr>
              <w:pStyle w:val="a9"/>
              <w:numPr>
                <w:ilvl w:val="0"/>
                <w:numId w:val="48"/>
              </w:numPr>
              <w:rPr>
                <w:rFonts w:ascii="Montserrat" w:hAnsi="Montserrat" w:cs="Times New Roman"/>
                <w:b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 xml:space="preserve">Подтверждение </w:t>
            </w:r>
            <w:r w:rsidRPr="00B26638">
              <w:rPr>
                <w:rFonts w:ascii="Montserrat" w:hAnsi="Montserrat" w:cs="Times New Roman"/>
                <w:b/>
                <w:color w:val="000000"/>
                <w:lang w:val="en-US"/>
              </w:rPr>
              <w:t>email</w:t>
            </w:r>
            <w:r w:rsidRPr="00B26638">
              <w:rPr>
                <w:rFonts w:ascii="Montserrat" w:hAnsi="Montserrat" w:cs="Times New Roman"/>
                <w:b/>
                <w:color w:val="000000"/>
              </w:rPr>
              <w:t xml:space="preserve">. </w:t>
            </w:r>
          </w:p>
          <w:p w14:paraId="0163CDC8" w14:textId="78E6FE6D" w:rsidR="005D2C45" w:rsidRDefault="005D2C45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После подтверждения юридического и фактического адреса, и данных об учредителях</w:t>
            </w:r>
            <w:r w:rsidR="00A30ECB">
              <w:rPr>
                <w:rFonts w:ascii="Montserrat" w:hAnsi="Montserrat" w:cs="Times New Roman"/>
                <w:color w:val="000000"/>
              </w:rPr>
              <w:t>/участниках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открывается страница «Подтверждение email адреса». Клиент указывает email-адрес, для проверки которого на указанный email высылается проверочный код. </w:t>
            </w:r>
            <w:r w:rsidR="00A30ECB" w:rsidRPr="00A30ECB">
              <w:rPr>
                <w:rFonts w:ascii="Montserrat" w:hAnsi="Montserrat" w:cs="Times New Roman"/>
                <w:color w:val="000000"/>
              </w:rPr>
              <w:t>После успешной регистрации и открытия счета на данный email, отправляются документы о присоединении к Общим условиями договора банковского обслуживания и Общим условиям СДБО.</w:t>
            </w:r>
          </w:p>
          <w:p w14:paraId="455B1B91" w14:textId="77777777" w:rsidR="0044735C" w:rsidRPr="00B26638" w:rsidRDefault="0044735C" w:rsidP="004473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Далее в этом же окне, в нижней части, формируем интерфейс с выбором табельного ном</w:t>
            </w:r>
            <w:r>
              <w:rPr>
                <w:rFonts w:ascii="Montserrat" w:hAnsi="Montserrat" w:cs="Times New Roman"/>
                <w:color w:val="000000"/>
              </w:rPr>
              <w:t>ера менеджера, который привлек К</w:t>
            </w:r>
            <w:r w:rsidRPr="00B26638">
              <w:rPr>
                <w:rFonts w:ascii="Montserrat" w:hAnsi="Montserrat" w:cs="Times New Roman"/>
                <w:color w:val="000000"/>
              </w:rPr>
              <w:t>лиента, для дальнейшей фиксации продажи, и получе</w:t>
            </w:r>
            <w:r>
              <w:rPr>
                <w:rFonts w:ascii="Montserrat" w:hAnsi="Montserrat" w:cs="Times New Roman"/>
                <w:color w:val="000000"/>
              </w:rPr>
              <w:t>ния мотивации за привлеченного 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лиента. </w:t>
            </w:r>
          </w:p>
          <w:p w14:paraId="533D5C8C" w14:textId="080C755F" w:rsidR="0044735C" w:rsidRPr="00B26638" w:rsidRDefault="0044735C" w:rsidP="0044735C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Выбранный 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лиентом табельный номер, закрепляется в </w:t>
            </w:r>
            <w:r>
              <w:rPr>
                <w:rFonts w:ascii="Montserrat" w:hAnsi="Montserrat" w:cs="Times New Roman"/>
                <w:color w:val="000000"/>
              </w:rPr>
              <w:t>АБИС в карточке К</w:t>
            </w:r>
            <w:r w:rsidRPr="00B26638">
              <w:rPr>
                <w:rFonts w:ascii="Montserrat" w:hAnsi="Montserrat" w:cs="Times New Roman"/>
                <w:color w:val="000000"/>
              </w:rPr>
              <w:t>лиента,</w:t>
            </w:r>
            <w:r>
              <w:rPr>
                <w:rFonts w:ascii="Montserrat" w:hAnsi="Montserrat" w:cs="Times New Roman"/>
                <w:color w:val="000000"/>
                <w:lang w:val="kk-KZ"/>
              </w:rPr>
              <w:t xml:space="preserve"> в окне </w:t>
            </w:r>
            <w:r>
              <w:rPr>
                <w:rFonts w:ascii="Montserrat" w:hAnsi="Montserrat" w:cs="Times New Roman"/>
                <w:color w:val="000000"/>
              </w:rPr>
              <w:t>«Изменить (расширение)»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в поле «Характер отношений с </w:t>
            </w:r>
            <w:r w:rsidR="000C3720">
              <w:rPr>
                <w:rFonts w:ascii="Montserrat" w:hAnsi="Montserrat" w:cs="Times New Roman"/>
                <w:color w:val="000000"/>
              </w:rPr>
              <w:t>Б</w:t>
            </w:r>
            <w:r w:rsidRPr="00B26638">
              <w:rPr>
                <w:rFonts w:ascii="Montserrat" w:hAnsi="Montserrat" w:cs="Times New Roman"/>
                <w:color w:val="000000"/>
              </w:rPr>
              <w:t>анком» для фиксации продажи за менеджером и получения им мотивации за п</w:t>
            </w:r>
            <w:r>
              <w:rPr>
                <w:rFonts w:ascii="Montserrat" w:hAnsi="Montserrat" w:cs="Times New Roman"/>
                <w:color w:val="000000"/>
              </w:rPr>
              <w:t>ривлеченного К</w:t>
            </w:r>
            <w:r w:rsidRPr="00B26638">
              <w:rPr>
                <w:rFonts w:ascii="Montserrat" w:hAnsi="Montserrat" w:cs="Times New Roman"/>
                <w:color w:val="000000"/>
              </w:rPr>
              <w:t>лиента.</w:t>
            </w:r>
          </w:p>
          <w:p w14:paraId="50BB87F1" w14:textId="728E6C25" w:rsidR="0044735C" w:rsidRPr="00B26638" w:rsidRDefault="0044735C" w:rsidP="0044735C">
            <w:pPr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Поле являе</w:t>
            </w:r>
            <w:r>
              <w:rPr>
                <w:rFonts w:ascii="Montserrat" w:hAnsi="Montserrat" w:cs="Times New Roman"/>
                <w:color w:val="000000"/>
              </w:rPr>
              <w:t>тся необязательным к заполнению.</w:t>
            </w:r>
          </w:p>
          <w:p w14:paraId="0A02C1AE" w14:textId="77777777" w:rsidR="005D2C45" w:rsidRPr="00B26638" w:rsidRDefault="005D2C45" w:rsidP="005D2C45">
            <w:pPr>
              <w:rPr>
                <w:rFonts w:ascii="Montserrat" w:hAnsi="Montserrat" w:cs="Times New Roman"/>
                <w:color w:val="000000"/>
              </w:rPr>
            </w:pPr>
          </w:p>
          <w:p w14:paraId="173ACB68" w14:textId="570BE81E" w:rsidR="005D2C45" w:rsidRPr="00B26638" w:rsidRDefault="002A2042" w:rsidP="005D2C45">
            <w:pPr>
              <w:pStyle w:val="a9"/>
              <w:numPr>
                <w:ilvl w:val="1"/>
                <w:numId w:val="48"/>
              </w:numPr>
              <w:rPr>
                <w:rFonts w:ascii="Montserrat" w:hAnsi="Montserrat" w:cs="Times New Roman"/>
                <w:b/>
                <w:color w:val="000000"/>
              </w:rPr>
            </w:pPr>
            <w:r>
              <w:rPr>
                <w:rFonts w:ascii="Montserrat" w:hAnsi="Montserrat" w:cs="Times New Roman"/>
                <w:b/>
                <w:color w:val="000000"/>
              </w:rPr>
              <w:t>Заведение карточки К</w:t>
            </w:r>
            <w:r w:rsidR="005D2C45" w:rsidRPr="00B26638">
              <w:rPr>
                <w:rFonts w:ascii="Montserrat" w:hAnsi="Montserrat" w:cs="Times New Roman"/>
                <w:b/>
                <w:color w:val="000000"/>
              </w:rPr>
              <w:t xml:space="preserve">лиента в </w:t>
            </w:r>
            <w:r>
              <w:rPr>
                <w:rFonts w:ascii="Montserrat" w:hAnsi="Montserrat" w:cs="Times New Roman"/>
                <w:b/>
                <w:color w:val="000000"/>
              </w:rPr>
              <w:t>АБИС (</w:t>
            </w:r>
            <w:r>
              <w:rPr>
                <w:rFonts w:ascii="Montserrat" w:hAnsi="Montserrat" w:cs="Times New Roman"/>
                <w:b/>
                <w:color w:val="000000"/>
                <w:lang w:val="en-US"/>
              </w:rPr>
              <w:t>IBSO</w:t>
            </w:r>
            <w:r w:rsidRPr="002A2042">
              <w:rPr>
                <w:rFonts w:ascii="Montserrat" w:hAnsi="Montserrat" w:cs="Times New Roman"/>
                <w:b/>
                <w:color w:val="000000"/>
              </w:rPr>
              <w:t>)</w:t>
            </w:r>
          </w:p>
          <w:p w14:paraId="634AD065" w14:textId="447016A2" w:rsidR="00A30ECB" w:rsidRPr="00A30ECB" w:rsidRDefault="00A30ECB" w:rsidP="00A30ECB">
            <w:pPr>
              <w:rPr>
                <w:rFonts w:ascii="Montserrat" w:hAnsi="Montserrat" w:cs="Times New Roman"/>
              </w:rPr>
            </w:pPr>
            <w:r w:rsidRPr="00A30ECB">
              <w:rPr>
                <w:rFonts w:ascii="Montserrat" w:hAnsi="Montserrat" w:cs="Times New Roman"/>
              </w:rPr>
              <w:t xml:space="preserve">Данные необходимые для внесения с ГБДФЛ, ГБДЮЛ, </w:t>
            </w:r>
            <w:r w:rsidRPr="00A30ECB">
              <w:rPr>
                <w:rFonts w:ascii="Montserrat" w:hAnsi="Montserrat" w:cs="Times New Roman"/>
                <w:lang w:val="en-US"/>
              </w:rPr>
              <w:t>ADATA</w:t>
            </w:r>
            <w:r w:rsidRPr="00A30ECB">
              <w:rPr>
                <w:rFonts w:ascii="Montserrat" w:hAnsi="Montserrat" w:cs="Times New Roman"/>
              </w:rPr>
              <w:t xml:space="preserve">, </w:t>
            </w:r>
            <w:r w:rsidRPr="00A30ECB">
              <w:rPr>
                <w:rFonts w:ascii="Montserrat" w:hAnsi="Montserrat" w:cs="Times New Roman"/>
                <w:lang w:val="en-US"/>
              </w:rPr>
              <w:t>E</w:t>
            </w:r>
            <w:r w:rsidRPr="00A30ECB">
              <w:rPr>
                <w:rFonts w:ascii="Montserrat" w:hAnsi="Montserrat" w:cs="Times New Roman"/>
              </w:rPr>
              <w:t>-</w:t>
            </w:r>
            <w:r w:rsidRPr="00A30ECB">
              <w:rPr>
                <w:rFonts w:ascii="Montserrat" w:hAnsi="Montserrat" w:cs="Times New Roman"/>
                <w:lang w:val="en-US"/>
              </w:rPr>
              <w:t>license</w:t>
            </w:r>
            <w:r w:rsidRPr="00A30ECB">
              <w:rPr>
                <w:rFonts w:ascii="Montserrat" w:hAnsi="Montserrat" w:cs="Times New Roman"/>
              </w:rPr>
              <w:t xml:space="preserve">, КГД МФ РК в карточку </w:t>
            </w:r>
            <w:r w:rsidR="000C3720">
              <w:rPr>
                <w:rFonts w:ascii="Montserrat" w:hAnsi="Montserrat" w:cs="Times New Roman"/>
              </w:rPr>
              <w:t>К</w:t>
            </w:r>
            <w:r w:rsidR="000C3720" w:rsidRPr="00A30ECB">
              <w:rPr>
                <w:rFonts w:ascii="Montserrat" w:hAnsi="Montserrat" w:cs="Times New Roman"/>
              </w:rPr>
              <w:t xml:space="preserve">лиента </w:t>
            </w:r>
            <w:r w:rsidRPr="00A30ECB">
              <w:rPr>
                <w:rFonts w:ascii="Montserrat" w:hAnsi="Montserrat" w:cs="Times New Roman"/>
              </w:rPr>
              <w:t xml:space="preserve">юридического лица в ИБСО в «Организации», согласно действующему процессу заведения карточки </w:t>
            </w:r>
            <w:r w:rsidR="000C3720">
              <w:rPr>
                <w:rFonts w:ascii="Montserrat" w:hAnsi="Montserrat" w:cs="Times New Roman"/>
              </w:rPr>
              <w:t>К</w:t>
            </w:r>
            <w:r w:rsidR="000C3720" w:rsidRPr="00A30ECB">
              <w:rPr>
                <w:rFonts w:ascii="Montserrat" w:hAnsi="Montserrat" w:cs="Times New Roman"/>
              </w:rPr>
              <w:t>лиента</w:t>
            </w:r>
            <w:r w:rsidRPr="00A30ECB">
              <w:rPr>
                <w:rFonts w:ascii="Montserrat" w:hAnsi="Montserrat" w:cs="Times New Roman"/>
              </w:rPr>
              <w:t>:</w:t>
            </w:r>
          </w:p>
          <w:p w14:paraId="408685CC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Наименование без ОПФ </w:t>
            </w:r>
          </w:p>
          <w:p w14:paraId="03C7B396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БИН</w:t>
            </w:r>
          </w:p>
          <w:p w14:paraId="1F41381E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Форма предприятия</w:t>
            </w:r>
          </w:p>
          <w:p w14:paraId="24129A56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Наименование</w:t>
            </w:r>
          </w:p>
          <w:p w14:paraId="78B79AFF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Полное наименование</w:t>
            </w:r>
          </w:p>
          <w:p w14:paraId="36C22CF6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Интернациональное наименование </w:t>
            </w:r>
          </w:p>
          <w:p w14:paraId="5243AAD0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Форма собственности </w:t>
            </w:r>
          </w:p>
          <w:p w14:paraId="08FCD86A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Основной ОКЭД</w:t>
            </w:r>
          </w:p>
          <w:p w14:paraId="67070EBB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Юрисдикция </w:t>
            </w:r>
          </w:p>
          <w:p w14:paraId="14CD0CEE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Регистрационный номер </w:t>
            </w:r>
          </w:p>
          <w:p w14:paraId="1975B6A4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Знак резиденства</w:t>
            </w:r>
          </w:p>
          <w:p w14:paraId="53EC838C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lastRenderedPageBreak/>
              <w:t>Указать на основании какого документа действует компания</w:t>
            </w:r>
          </w:p>
          <w:p w14:paraId="337F8720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Численность </w:t>
            </w:r>
          </w:p>
          <w:p w14:paraId="3E6F945E" w14:textId="4C05F0E8" w:rsidR="005D2C45" w:rsidRPr="00B26638" w:rsidRDefault="001A11FE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Признак лицензирования компании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</w:p>
          <w:p w14:paraId="599BA766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Дата регистрации </w:t>
            </w:r>
          </w:p>
          <w:p w14:paraId="4371D84F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Первоначальная дата регистрации</w:t>
            </w:r>
          </w:p>
          <w:p w14:paraId="018429E4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Регистрирующий орган</w:t>
            </w:r>
          </w:p>
          <w:p w14:paraId="4647C57A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Район населенного пункта</w:t>
            </w:r>
          </w:p>
          <w:p w14:paraId="4A6FB542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Населенный пункт</w:t>
            </w:r>
          </w:p>
          <w:p w14:paraId="3A898569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Дата внесения записи</w:t>
            </w:r>
          </w:p>
          <w:p w14:paraId="48CFDE37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Объявленный уставной фонд</w:t>
            </w:r>
          </w:p>
          <w:p w14:paraId="698CD259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Тип адреса</w:t>
            </w:r>
          </w:p>
          <w:p w14:paraId="5A6E8F86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КАТО</w:t>
            </w:r>
          </w:p>
          <w:p w14:paraId="5E84F6CC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Почтовый индекс</w:t>
            </w:r>
          </w:p>
          <w:p w14:paraId="2DFCD843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Улица/проспект/адрес строкой</w:t>
            </w:r>
          </w:p>
          <w:p w14:paraId="5801483F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Район</w:t>
            </w:r>
          </w:p>
          <w:p w14:paraId="071BDC14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Тариф для РКО</w:t>
            </w:r>
          </w:p>
          <w:p w14:paraId="52D6A290" w14:textId="77777777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Полное наименование (каз)</w:t>
            </w:r>
          </w:p>
          <w:p w14:paraId="0F274A1A" w14:textId="4E9EF134" w:rsidR="005D2C45" w:rsidRPr="00B26638" w:rsidRDefault="005D2C45" w:rsidP="005D2C45">
            <w:pPr>
              <w:pStyle w:val="a9"/>
              <w:numPr>
                <w:ilvl w:val="0"/>
                <w:numId w:val="43"/>
              </w:numPr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Наименование (каз)</w:t>
            </w:r>
          </w:p>
          <w:p w14:paraId="429839AC" w14:textId="77777777" w:rsidR="00235C30" w:rsidRPr="00B26638" w:rsidRDefault="00235C30" w:rsidP="00235C30">
            <w:pPr>
              <w:pStyle w:val="a9"/>
              <w:spacing w:after="0" w:line="240" w:lineRule="auto"/>
              <w:rPr>
                <w:rFonts w:ascii="Montserrat" w:hAnsi="Montserrat" w:cs="Times New Roman"/>
                <w:color w:val="000000"/>
              </w:rPr>
            </w:pPr>
          </w:p>
          <w:p w14:paraId="0CCC18CF" w14:textId="231CC0BB" w:rsidR="00A30ECB" w:rsidRPr="00A30ECB" w:rsidRDefault="00A30ECB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A30ECB">
              <w:rPr>
                <w:rFonts w:ascii="Montserrat" w:hAnsi="Montserrat" w:cs="Times New Roman"/>
                <w:color w:val="000000"/>
              </w:rPr>
              <w:t xml:space="preserve">На руководителя исполнительного органа, в случае отсутствия у данного физического </w:t>
            </w:r>
            <w:r>
              <w:rPr>
                <w:rFonts w:ascii="Montserrat" w:hAnsi="Montserrat" w:cs="Times New Roman"/>
                <w:color w:val="000000"/>
              </w:rPr>
              <w:t>лица ранее заведенной карточки К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лиента в ИБСО, должна быть создана отдельная карточка «Не клиент Банка». Процесс аналогичен заведению физического лица с отражением в ней всех полученных сведений с ГБДЮЛ, ГБДФЛ и т.д., затем в карточке юридического лица (организации) должна быть осуществлена подвязка карточки физического лица в разделе «Организация»-«Должностные лица». Автоматически в разделе «Должностные лица» по первому руководителю должно быть в поле «Список признаков должностного лица» проставляться значение SIGN1, которое означает право первой подписи, в том числе в СДБО ЮЛ. В </w:t>
            </w:r>
            <w:r>
              <w:rPr>
                <w:rFonts w:ascii="Montserrat" w:hAnsi="Montserrat" w:cs="Times New Roman"/>
                <w:color w:val="000000"/>
              </w:rPr>
              <w:t>случае наличия в ИБСО карточки К</w:t>
            </w:r>
            <w:r w:rsidRPr="00A30ECB">
              <w:rPr>
                <w:rFonts w:ascii="Montserrat" w:hAnsi="Montserrat" w:cs="Times New Roman"/>
                <w:color w:val="000000"/>
              </w:rPr>
              <w:t>лиента на руководителя (исполнительного органа), система автоматически должна обновить карточку сведениями из ГБДЮЛ, ГБДФЛ и т.д.</w:t>
            </w:r>
          </w:p>
          <w:p w14:paraId="0CE08728" w14:textId="58CF0F0C" w:rsidR="00A30ECB" w:rsidRPr="00A30ECB" w:rsidRDefault="00A30ECB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A30ECB">
              <w:rPr>
                <w:rFonts w:ascii="Montserrat" w:hAnsi="Montserrat" w:cs="Times New Roman"/>
                <w:color w:val="000000"/>
              </w:rPr>
              <w:t>На учредителя/участника в случае отсут</w:t>
            </w:r>
            <w:r>
              <w:rPr>
                <w:rFonts w:ascii="Montserrat" w:hAnsi="Montserrat" w:cs="Times New Roman"/>
                <w:color w:val="000000"/>
              </w:rPr>
              <w:t>ствия ранее созданной карточки К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лиента в ИБСО, должна быть </w:t>
            </w:r>
            <w:r>
              <w:rPr>
                <w:rFonts w:ascii="Montserrat" w:hAnsi="Montserrat" w:cs="Times New Roman"/>
                <w:color w:val="000000"/>
              </w:rPr>
              <w:t>создана отдельная карточка «Не К</w:t>
            </w:r>
            <w:r w:rsidRPr="00A30ECB">
              <w:rPr>
                <w:rFonts w:ascii="Montserrat" w:hAnsi="Montserrat" w:cs="Times New Roman"/>
                <w:color w:val="000000"/>
              </w:rPr>
              <w:t>лиент Банка» (процесс аналогичен заведению физического лица) с отражением в ней всех полученных с ведений с ГБДЮЛ, ГБДФЛ и т.д., затем в карточке юридического лица (организации) должна быть осуществлена подвязка карточки физического лица в разделе «Организация»-«Учредители». В случае наличия в ИБСО карточ</w:t>
            </w:r>
            <w:r>
              <w:rPr>
                <w:rFonts w:ascii="Montserrat" w:hAnsi="Montserrat" w:cs="Times New Roman"/>
                <w:color w:val="000000"/>
              </w:rPr>
              <w:t>ки К</w:t>
            </w:r>
            <w:r w:rsidRPr="00A30ECB">
              <w:rPr>
                <w:rFonts w:ascii="Montserrat" w:hAnsi="Montserrat" w:cs="Times New Roman"/>
                <w:color w:val="000000"/>
              </w:rPr>
              <w:t>лиента на учредителя/участника, система автоматически должна обновить карточку сведениями из ГБДЮЛ, ГБДФЛ и т.д.</w:t>
            </w:r>
          </w:p>
          <w:p w14:paraId="1CADC7B9" w14:textId="1B5B8E0F" w:rsidR="00A30ECB" w:rsidRPr="00A30ECB" w:rsidRDefault="00A30ECB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A30ECB">
              <w:rPr>
                <w:rFonts w:ascii="Montserrat" w:hAnsi="Montserrat" w:cs="Times New Roman"/>
                <w:color w:val="000000"/>
              </w:rPr>
              <w:t>На бенефициарного собственника в случае отсут</w:t>
            </w:r>
            <w:r>
              <w:rPr>
                <w:rFonts w:ascii="Montserrat" w:hAnsi="Montserrat" w:cs="Times New Roman"/>
                <w:color w:val="000000"/>
              </w:rPr>
              <w:t>ствия ранее созданной карточки К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лиента в ИБСО, должна быть создана отдельная карточка «Не </w:t>
            </w:r>
            <w:r>
              <w:rPr>
                <w:rFonts w:ascii="Montserrat" w:hAnsi="Montserrat" w:cs="Times New Roman"/>
                <w:color w:val="000000"/>
              </w:rPr>
              <w:t>К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лиент Банка» (процесс аналогичен заведению физического лица) с отражением в ней всех полученных с ведений с ГБДЮЛ, ГБДФЛ и т.д., затем в карточке юридического лица (организации) должна быть осуществлена подвязка карточки физического лица в разделе «Организация»-«Связи с др. кл.». В </w:t>
            </w:r>
            <w:r>
              <w:rPr>
                <w:rFonts w:ascii="Montserrat" w:hAnsi="Montserrat" w:cs="Times New Roman"/>
                <w:color w:val="000000"/>
              </w:rPr>
              <w:t>случае наличия в ИБСО карточки К</w:t>
            </w:r>
            <w:r w:rsidRPr="00A30ECB">
              <w:rPr>
                <w:rFonts w:ascii="Montserrat" w:hAnsi="Montserrat" w:cs="Times New Roman"/>
                <w:color w:val="000000"/>
              </w:rPr>
              <w:t>лиента на бенефициарного собственника, система автоматически должна обновить карточку сведениями из ГБДЮЛ, ГБДФЛ и т.д.</w:t>
            </w:r>
          </w:p>
          <w:p w14:paraId="51D3D4E7" w14:textId="3941D267" w:rsidR="00A30ECB" w:rsidRPr="00A30ECB" w:rsidRDefault="00A30ECB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A30ECB">
              <w:rPr>
                <w:rFonts w:ascii="Montserrat" w:hAnsi="Montserrat" w:cs="Times New Roman"/>
                <w:color w:val="000000"/>
              </w:rPr>
              <w:lastRenderedPageBreak/>
              <w:t>Контроль за корректной передачей данных</w:t>
            </w:r>
            <w:r>
              <w:rPr>
                <w:rFonts w:ascii="Montserrat" w:hAnsi="Montserrat" w:cs="Times New Roman"/>
                <w:color w:val="000000"/>
              </w:rPr>
              <w:t xml:space="preserve"> по Клиенту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 юридическому лицу, исполнительному органу, учредителям/участникам, бенефициарному собственнику в ИС «AML».</w:t>
            </w:r>
          </w:p>
          <w:p w14:paraId="469B93CF" w14:textId="1B210ECF" w:rsidR="00A30ECB" w:rsidRPr="00A30ECB" w:rsidRDefault="00A30ECB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A30ECB">
              <w:rPr>
                <w:rFonts w:ascii="Montserrat" w:hAnsi="Montserrat" w:cs="Times New Roman"/>
                <w:color w:val="000000"/>
              </w:rPr>
              <w:t xml:space="preserve">Данные полученные в ходе регистрации </w:t>
            </w:r>
            <w:r>
              <w:rPr>
                <w:rFonts w:ascii="Montserrat" w:hAnsi="Montserrat" w:cs="Times New Roman"/>
                <w:color w:val="000000"/>
              </w:rPr>
              <w:t>Клиента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 должны ко</w:t>
            </w:r>
            <w:r>
              <w:rPr>
                <w:rFonts w:ascii="Montserrat" w:hAnsi="Montserrat" w:cs="Times New Roman"/>
                <w:color w:val="000000"/>
              </w:rPr>
              <w:t>рректно отразиться в карточках К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лиента, на исполнительный орган, по учредителям/участникам, бенефициарному собственнику в АБИС ИБСО. </w:t>
            </w:r>
          </w:p>
          <w:p w14:paraId="598249A2" w14:textId="5BF9C95E" w:rsidR="00A30ECB" w:rsidRPr="00A30ECB" w:rsidRDefault="00A30ECB" w:rsidP="00515B8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A30ECB">
              <w:rPr>
                <w:rFonts w:ascii="Montserrat" w:hAnsi="Montserrat" w:cs="Times New Roman"/>
                <w:color w:val="000000"/>
              </w:rPr>
              <w:t>Далее для корректной передачи данных о проведенных операциях сведения должны передаваться в ИС «AML», по реализованным джобам 'JOB_GET_ALL_CARDS', 'JOB_GET_ALL_CARDS_UPDATE', 'JOB_GET_ALL_CARDS_UPDATE_HOUR' в автоматическом режиме из АБИ</w:t>
            </w:r>
            <w:r>
              <w:rPr>
                <w:rFonts w:ascii="Montserrat" w:hAnsi="Montserrat" w:cs="Times New Roman"/>
                <w:color w:val="000000"/>
              </w:rPr>
              <w:t>С ИБСО передаваться в карточку К</w:t>
            </w:r>
            <w:r w:rsidRPr="00A30ECB">
              <w:rPr>
                <w:rFonts w:ascii="Montserrat" w:hAnsi="Montserrat" w:cs="Times New Roman"/>
                <w:color w:val="000000"/>
              </w:rPr>
              <w:t>лиента юридического лица в ИС «AML», согласно описанию, отраженному в Приложении № 3 к настоящему БТ.</w:t>
            </w:r>
          </w:p>
          <w:p w14:paraId="1D1F65B5" w14:textId="77777777" w:rsidR="00B26638" w:rsidRPr="00B26638" w:rsidRDefault="00B26638" w:rsidP="00340767">
            <w:pPr>
              <w:rPr>
                <w:rFonts w:ascii="Montserrat" w:eastAsia="Times New Roman" w:hAnsi="Montserrat"/>
                <w:color w:val="000000"/>
              </w:rPr>
            </w:pPr>
          </w:p>
          <w:p w14:paraId="4CA0F759" w14:textId="0AF9A2B0" w:rsidR="005D2C45" w:rsidRPr="00B26638" w:rsidRDefault="005D2C45" w:rsidP="005D2C45">
            <w:pPr>
              <w:pStyle w:val="a9"/>
              <w:numPr>
                <w:ilvl w:val="0"/>
                <w:numId w:val="48"/>
              </w:numPr>
              <w:rPr>
                <w:rFonts w:ascii="Montserrat" w:hAnsi="Montserrat" w:cs="Times New Roman"/>
                <w:b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>Тарифы и доп продукты.</w:t>
            </w:r>
          </w:p>
          <w:p w14:paraId="563DEE51" w14:textId="23B3414B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После подтверждения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email</w:t>
            </w:r>
            <w:r w:rsidR="002A2042">
              <w:rPr>
                <w:rFonts w:ascii="Montserrat" w:hAnsi="Montserrat" w:cs="Times New Roman"/>
                <w:color w:val="000000"/>
              </w:rPr>
              <w:t>, К</w:t>
            </w:r>
            <w:r w:rsidRPr="00B26638">
              <w:rPr>
                <w:rFonts w:ascii="Montserrat" w:hAnsi="Montserrat" w:cs="Times New Roman"/>
                <w:color w:val="000000"/>
              </w:rPr>
              <w:t>лиент переходит в этап выбора тарифа, дополнительных продуктов и дополнительных счетов в иностранной валюте.</w:t>
            </w:r>
          </w:p>
          <w:p w14:paraId="20EC833A" w14:textId="69F32F8A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В графе пакетов услуг, «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RBK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START</w:t>
            </w:r>
            <w:r w:rsidRPr="00B26638">
              <w:rPr>
                <w:rFonts w:ascii="Montserrat" w:hAnsi="Montserrat" w:cs="Times New Roman"/>
                <w:color w:val="000000"/>
              </w:rPr>
              <w:t>», «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RBK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ALGA</w:t>
            </w:r>
            <w:r w:rsidRPr="00B26638">
              <w:rPr>
                <w:rFonts w:ascii="Montserrat" w:hAnsi="Montserrat" w:cs="Times New Roman"/>
                <w:color w:val="000000"/>
              </w:rPr>
              <w:t>», «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RBK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COMFORT</w:t>
            </w:r>
            <w:r w:rsidRPr="00B26638">
              <w:rPr>
                <w:rFonts w:ascii="Montserrat" w:hAnsi="Montserrat" w:cs="Times New Roman"/>
                <w:color w:val="000000"/>
              </w:rPr>
              <w:t>», «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RBK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PRESTIGE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» с периодичностью в 1 месяц, 3 месяца, 6 месяцев, 1 год, с указанием </w:t>
            </w:r>
            <w:r w:rsidR="00A6569F">
              <w:rPr>
                <w:rFonts w:ascii="Montserrat" w:hAnsi="Montserrat" w:cs="Times New Roman"/>
                <w:color w:val="000000"/>
              </w:rPr>
              <w:t>стоимости</w:t>
            </w:r>
            <w:r w:rsidRPr="00B26638">
              <w:rPr>
                <w:rFonts w:ascii="Montserrat" w:hAnsi="Montserrat" w:cs="Times New Roman"/>
                <w:color w:val="000000"/>
              </w:rPr>
              <w:t>, выбирает подходящий из 4-х, и выбирает периодичность. После выбирает по мере потребности, бизнес карту и интернет банкинг (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OTP</w:t>
            </w:r>
            <w:r w:rsidR="00A6569F">
              <w:rPr>
                <w:rFonts w:ascii="Montserrat" w:hAnsi="Montserrat" w:cs="Times New Roman"/>
                <w:color w:val="000000"/>
              </w:rPr>
              <w:t xml:space="preserve"> </w:t>
            </w:r>
            <w:r w:rsidR="00A6569F">
              <w:rPr>
                <w:rFonts w:ascii="Montserrat" w:hAnsi="Montserrat" w:cs="Times New Roman"/>
                <w:color w:val="000000"/>
                <w:lang w:val="en-US"/>
              </w:rPr>
              <w:t>token</w:t>
            </w:r>
            <w:r w:rsidRPr="00B26638">
              <w:rPr>
                <w:rFonts w:ascii="Montserrat" w:hAnsi="Montserrat" w:cs="Times New Roman"/>
                <w:color w:val="000000"/>
              </w:rPr>
              <w:t>)</w:t>
            </w:r>
          </w:p>
          <w:p w14:paraId="2C730DD4" w14:textId="4EA87C55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У </w:t>
            </w:r>
            <w:r w:rsidR="002A2042">
              <w:rPr>
                <w:rFonts w:ascii="Montserrat" w:hAnsi="Montserrat" w:cs="Times New Roman"/>
                <w:color w:val="000000"/>
              </w:rPr>
              <w:t>К</w:t>
            </w:r>
            <w:r w:rsidRPr="00B26638">
              <w:rPr>
                <w:rFonts w:ascii="Montserrat" w:hAnsi="Montserrat" w:cs="Times New Roman"/>
                <w:color w:val="000000"/>
              </w:rPr>
              <w:t>лиента будет возможность заказать карт</w:t>
            </w:r>
            <w:r w:rsidR="001A11FE">
              <w:rPr>
                <w:rFonts w:ascii="Montserrat" w:hAnsi="Montserrat" w:cs="Times New Roman"/>
                <w:color w:val="000000"/>
                <w:lang w:val="kk-KZ"/>
              </w:rPr>
              <w:t>очку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путем ее получения доставкой по адресу, который он укажет, либо самовывоз</w:t>
            </w:r>
            <w:r w:rsidR="001A11FE">
              <w:rPr>
                <w:rFonts w:ascii="Montserrat" w:hAnsi="Montserrat" w:cs="Times New Roman"/>
                <w:color w:val="000000"/>
              </w:rPr>
              <w:t xml:space="preserve">ом в любом из отделений нашего </w:t>
            </w:r>
            <w:r w:rsidR="001A11FE">
              <w:rPr>
                <w:rFonts w:ascii="Montserrat" w:hAnsi="Montserrat" w:cs="Times New Roman"/>
                <w:color w:val="000000"/>
                <w:lang w:val="kk-KZ"/>
              </w:rPr>
              <w:t>Б</w:t>
            </w:r>
            <w:r w:rsidRPr="00B26638">
              <w:rPr>
                <w:rFonts w:ascii="Montserrat" w:hAnsi="Montserrat" w:cs="Times New Roman"/>
                <w:color w:val="000000"/>
              </w:rPr>
              <w:t>анка. Процесс доставки необходимо автоматизировать аналогичн</w:t>
            </w:r>
            <w:r w:rsidR="009D0D53">
              <w:rPr>
                <w:rFonts w:ascii="Montserrat" w:hAnsi="Montserrat" w:cs="Times New Roman"/>
                <w:color w:val="000000"/>
              </w:rPr>
              <w:t>о процессу заказа доставки карточки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в розничном блоке, в </w:t>
            </w:r>
            <w:r w:rsidR="001A11FE">
              <w:rPr>
                <w:rFonts w:ascii="Montserrat" w:hAnsi="Montserrat" w:cs="Times New Roman"/>
                <w:color w:val="000000"/>
                <w:lang w:val="kk-KZ"/>
              </w:rPr>
              <w:t>М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обильном приложении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MyR</w:t>
            </w:r>
            <w:r w:rsidR="00D83A70" w:rsidRPr="00B26638">
              <w:rPr>
                <w:rFonts w:ascii="Montserrat" w:hAnsi="Montserrat" w:cs="Times New Roman"/>
                <w:color w:val="000000"/>
                <w:lang w:val="en-US"/>
              </w:rPr>
              <w:t>BK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. </w:t>
            </w:r>
            <w:r w:rsidR="009D0D53">
              <w:rPr>
                <w:rFonts w:ascii="Montserrat" w:hAnsi="Montserrat" w:cs="Times New Roman"/>
                <w:color w:val="000000"/>
              </w:rPr>
              <w:t xml:space="preserve"> Идентификация К</w:t>
            </w:r>
            <w:r w:rsidR="009D0D53" w:rsidRPr="009D0D53">
              <w:rPr>
                <w:rFonts w:ascii="Montserrat" w:hAnsi="Montserrat" w:cs="Times New Roman"/>
                <w:color w:val="000000"/>
              </w:rPr>
              <w:t>лиента при получении карт</w:t>
            </w:r>
            <w:r w:rsidR="009D0D53">
              <w:rPr>
                <w:rFonts w:ascii="Montserrat" w:hAnsi="Montserrat" w:cs="Times New Roman"/>
                <w:color w:val="000000"/>
              </w:rPr>
              <w:t>очки</w:t>
            </w:r>
            <w:r w:rsidR="009D0D53" w:rsidRPr="009D0D53">
              <w:rPr>
                <w:rFonts w:ascii="Montserrat" w:hAnsi="Montserrat" w:cs="Times New Roman"/>
                <w:color w:val="000000"/>
              </w:rPr>
              <w:t xml:space="preserve"> будет происходить путем предоставления оригинала удостоверения личности руководителя компании, затем курьеру необходимо сфотографировать клиента с карто</w:t>
            </w:r>
            <w:r w:rsidR="009D0D53">
              <w:rPr>
                <w:rFonts w:ascii="Montserrat" w:hAnsi="Montserrat" w:cs="Times New Roman"/>
                <w:color w:val="000000"/>
              </w:rPr>
              <w:t>чкой</w:t>
            </w:r>
            <w:r w:rsidR="009D0D53" w:rsidRPr="009D0D53">
              <w:rPr>
                <w:rFonts w:ascii="Montserrat" w:hAnsi="Montserrat" w:cs="Times New Roman"/>
                <w:color w:val="000000"/>
              </w:rPr>
              <w:t xml:space="preserve"> и УДЛ.</w:t>
            </w:r>
          </w:p>
          <w:p w14:paraId="53FCA22B" w14:textId="77777777" w:rsidR="00B70CFB" w:rsidRPr="00274E7D" w:rsidRDefault="00B70CFB" w:rsidP="00B70CFB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</w:rPr>
            </w:pPr>
            <w:r w:rsidRPr="00274E7D">
              <w:rPr>
                <w:rFonts w:ascii="Montserrat" w:hAnsi="Montserrat" w:cs="Times New Roman"/>
              </w:rPr>
              <w:t xml:space="preserve">В случае подачи заявки на выпуск корпоративной карточки необходимо установить ограничения, запрещающие выпуск более 1 карты, а также установить лимит проведения расходных операций в один календарный месяц – 5 000 000 тенге. Данное требование распространяется на все виды тарифных линеек. </w:t>
            </w:r>
          </w:p>
          <w:p w14:paraId="2A849DDA" w14:textId="5D5F1C99" w:rsidR="00B70CFB" w:rsidRPr="00515B85" w:rsidRDefault="00B70CFB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</w:rPr>
            </w:pPr>
            <w:r w:rsidRPr="00274E7D">
              <w:rPr>
                <w:rFonts w:ascii="Montserrat" w:hAnsi="Montserrat" w:cs="Times New Roman"/>
              </w:rPr>
              <w:t xml:space="preserve">На текущий момент настроить техническую часть выпуска 1 и более карточек. Дальнейшую процедуру в части выпуска 2 и более карточек и внутренних тарифов для Клиента, будет согласовываться с </w:t>
            </w:r>
            <w:r w:rsidR="008E3CE0">
              <w:rPr>
                <w:rFonts w:ascii="Montserrat" w:hAnsi="Montserrat" w:cs="Times New Roman"/>
              </w:rPr>
              <w:t xml:space="preserve">Департаментом </w:t>
            </w:r>
            <w:r w:rsidRPr="00274E7D">
              <w:rPr>
                <w:rFonts w:ascii="Montserrat" w:hAnsi="Montserrat" w:cs="Times New Roman"/>
              </w:rPr>
              <w:t>комплаенс</w:t>
            </w:r>
            <w:r w:rsidR="008E3CE0">
              <w:rPr>
                <w:rFonts w:ascii="Montserrat" w:hAnsi="Montserrat" w:cs="Times New Roman"/>
              </w:rPr>
              <w:t xml:space="preserve"> контроля и Юридическим Департаментом</w:t>
            </w:r>
            <w:r w:rsidRPr="00274E7D">
              <w:rPr>
                <w:rFonts w:ascii="Montserrat" w:hAnsi="Montserrat" w:cs="Times New Roman"/>
              </w:rPr>
              <w:t xml:space="preserve">.   </w:t>
            </w:r>
          </w:p>
          <w:p w14:paraId="54E65BFA" w14:textId="6966244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При выборе </w:t>
            </w:r>
            <w:r w:rsidR="001A11FE">
              <w:rPr>
                <w:rFonts w:ascii="Montserrat" w:hAnsi="Montserrat" w:cs="Times New Roman"/>
                <w:color w:val="000000"/>
                <w:lang w:val="kk-KZ"/>
              </w:rPr>
              <w:t xml:space="preserve">функции выпуск </w:t>
            </w:r>
            <w:r w:rsidRPr="00B26638">
              <w:rPr>
                <w:rFonts w:ascii="Montserrat" w:hAnsi="Montserrat" w:cs="Times New Roman"/>
                <w:color w:val="000000"/>
              </w:rPr>
              <w:t>карт</w:t>
            </w:r>
            <w:r w:rsidR="001A11FE">
              <w:rPr>
                <w:rFonts w:ascii="Montserrat" w:hAnsi="Montserrat" w:cs="Times New Roman"/>
                <w:color w:val="000000"/>
                <w:lang w:val="kk-KZ"/>
              </w:rPr>
              <w:t>очки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формируется «Заявление на получение корпоративной платежной карточки АО "Bank RBK"».</w:t>
            </w:r>
          </w:p>
          <w:p w14:paraId="2463571F" w14:textId="1F2AA387" w:rsidR="005D2C45" w:rsidRPr="00B26638" w:rsidRDefault="001A11FE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При выборе интернет банкинга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 (</w:t>
            </w:r>
            <w:r w:rsidR="005D2C45" w:rsidRPr="00B26638">
              <w:rPr>
                <w:rFonts w:ascii="Montserrat" w:hAnsi="Montserrat" w:cs="Times New Roman"/>
                <w:color w:val="000000"/>
                <w:lang w:val="en-US"/>
              </w:rPr>
              <w:t>OTP</w:t>
            </w:r>
            <w:r w:rsidR="00E6492D"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="00E6492D" w:rsidRPr="00B26638">
              <w:rPr>
                <w:rFonts w:ascii="Montserrat" w:hAnsi="Montserrat" w:cs="Times New Roman"/>
                <w:color w:val="000000"/>
                <w:lang w:val="en-US"/>
              </w:rPr>
              <w:t>token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), на данном этапе формируется Приложение 2. Общие условия договора дистанционного банковского </w:t>
            </w:r>
          </w:p>
          <w:p w14:paraId="1211F6D0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обслуживания в системе «Интернет-Клиент» для юридических лиц, </w:t>
            </w:r>
          </w:p>
          <w:p w14:paraId="56364607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индивидуальных предпринимателей, крестьянских (фермерских) хозяйств, </w:t>
            </w:r>
          </w:p>
          <w:p w14:paraId="7B296AC8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частных нотариусов, адвокатов, частных судебных исполнителей, </w:t>
            </w:r>
          </w:p>
          <w:p w14:paraId="7EF27E9A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lastRenderedPageBreak/>
              <w:t xml:space="preserve">профессиональных медиаторов в АО «Bank RBK» - в таблице «Информации о Пользователе» - в окне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OTP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-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token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проставляется галочка.</w:t>
            </w:r>
          </w:p>
          <w:p w14:paraId="37EFD534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Основной счет открывается в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KZT</w:t>
            </w:r>
            <w:r w:rsidRPr="00B26638">
              <w:rPr>
                <w:rFonts w:ascii="Montserrat" w:hAnsi="Montserrat" w:cs="Times New Roman"/>
                <w:color w:val="000000"/>
              </w:rPr>
              <w:t>, без права редактирования.</w:t>
            </w:r>
          </w:p>
          <w:p w14:paraId="06D2FE17" w14:textId="4A9F24FD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Далее по мере необходимости подключа</w:t>
            </w:r>
            <w:r w:rsidR="001A11FE">
              <w:rPr>
                <w:rFonts w:ascii="Montserrat" w:hAnsi="Montserrat" w:cs="Times New Roman"/>
                <w:color w:val="000000"/>
                <w:lang w:val="kk-KZ"/>
              </w:rPr>
              <w:t>ю</w:t>
            </w:r>
            <w:r w:rsidRPr="00B26638">
              <w:rPr>
                <w:rFonts w:ascii="Montserrat" w:hAnsi="Montserrat" w:cs="Times New Roman"/>
                <w:color w:val="000000"/>
              </w:rPr>
              <w:t>т</w:t>
            </w:r>
            <w:r w:rsidR="001A11FE">
              <w:rPr>
                <w:rFonts w:ascii="Montserrat" w:hAnsi="Montserrat" w:cs="Times New Roman"/>
                <w:color w:val="000000"/>
                <w:lang w:val="kk-KZ"/>
              </w:rPr>
              <w:t>ся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дополнительные счета </w:t>
            </w:r>
            <w:r w:rsidR="00A6569F">
              <w:rPr>
                <w:rFonts w:ascii="Montserrat" w:hAnsi="Montserrat" w:cs="Times New Roman"/>
                <w:color w:val="000000"/>
                <w:lang w:val="kk-KZ"/>
              </w:rPr>
              <w:t xml:space="preserve">бесплатно </w:t>
            </w:r>
            <w:r w:rsidRPr="00B26638">
              <w:rPr>
                <w:rFonts w:ascii="Montserrat" w:hAnsi="Montserrat" w:cs="Times New Roman"/>
                <w:color w:val="000000"/>
              </w:rPr>
              <w:t>в иностранной валюте.</w:t>
            </w:r>
          </w:p>
          <w:p w14:paraId="676A75CB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После выбора тарифа и дополнительных продуктов, в нижней части окна выведена информация:</w:t>
            </w:r>
          </w:p>
          <w:p w14:paraId="0F28D709" w14:textId="77777777" w:rsidR="00E67274" w:rsidRPr="00B26638" w:rsidRDefault="00E67274" w:rsidP="00E67274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«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Я ознакомлен и </w:t>
            </w:r>
            <w:r>
              <w:rPr>
                <w:rFonts w:ascii="Montserrat" w:hAnsi="Montserrat" w:cs="Times New Roman"/>
                <w:color w:val="000000"/>
              </w:rPr>
              <w:t xml:space="preserve">выражаю согласие 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с </w:t>
            </w:r>
            <w:r w:rsidRPr="00B42A93">
              <w:rPr>
                <w:rFonts w:ascii="Montserrat" w:hAnsi="Montserrat" w:cs="Times New Roman"/>
                <w:color w:val="000000"/>
              </w:rPr>
              <w:t>Общи</w:t>
            </w:r>
            <w:r>
              <w:rPr>
                <w:rFonts w:ascii="Montserrat" w:hAnsi="Montserrat" w:cs="Times New Roman"/>
                <w:color w:val="000000"/>
              </w:rPr>
              <w:t xml:space="preserve">ми </w:t>
            </w:r>
            <w:r w:rsidRPr="00B42A93">
              <w:rPr>
                <w:rFonts w:ascii="Montserrat" w:hAnsi="Montserrat" w:cs="Times New Roman"/>
                <w:color w:val="000000"/>
              </w:rPr>
              <w:t>услови</w:t>
            </w:r>
            <w:r>
              <w:rPr>
                <w:rFonts w:ascii="Montserrat" w:hAnsi="Montserrat" w:cs="Times New Roman"/>
                <w:color w:val="000000"/>
              </w:rPr>
              <w:t>ями</w:t>
            </w:r>
            <w:r w:rsidRPr="00B42A93">
              <w:rPr>
                <w:rFonts w:ascii="Montserrat" w:hAnsi="Montserrat" w:cs="Times New Roman"/>
                <w:color w:val="000000"/>
              </w:rPr>
              <w:t xml:space="preserve"> договора банковского обслуживания юридических лиц, индивидуальных предпринимателей, крестьянских (фермерских) хозяйств, частных нотариусов, адвокатов, частных судебных исполнителей, профессиональных медиаторов в АО «Bank RBK»</w:t>
            </w:r>
            <w:r>
              <w:rPr>
                <w:rFonts w:ascii="Montserrat" w:hAnsi="Montserrat" w:cs="Times New Roman"/>
                <w:color w:val="000000"/>
              </w:rPr>
              <w:t xml:space="preserve"> (далее- Общие условия), а также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>
              <w:rPr>
                <w:rFonts w:ascii="Montserrat" w:hAnsi="Montserrat" w:cs="Times New Roman"/>
                <w:color w:val="000000"/>
              </w:rPr>
              <w:t>подтверждаю, что присоединяюсь к Общим условиям и принимаю на себя все права и обязанности в качестве клиента без исключений»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Pr="00B26638">
              <w:rPr>
                <w:rFonts w:ascii="Montserrat" w:hAnsi="Montserrat" w:cs="Times New Roman"/>
                <w:color w:val="000000"/>
                <w:rtl/>
              </w:rPr>
              <w:t>٧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– кликая на стрелку всплывает подробная информация о согласии: </w:t>
            </w:r>
          </w:p>
          <w:p w14:paraId="017F7B93" w14:textId="66BC783D" w:rsidR="005D2C45" w:rsidRPr="00B26638" w:rsidRDefault="00E67274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Del="00E67274">
              <w:rPr>
                <w:rFonts w:ascii="Montserrat" w:hAnsi="Montserrat" w:cs="Times New Roman"/>
                <w:color w:val="000000"/>
              </w:rPr>
              <w:t xml:space="preserve"> </w:t>
            </w:r>
            <w:r w:rsidR="004072DD" w:rsidRPr="00B26638">
              <w:rPr>
                <w:rFonts w:ascii="Montserrat" w:hAnsi="Montserrat" w:cs="Times New Roman"/>
                <w:color w:val="000000"/>
              </w:rPr>
              <w:t>«</w:t>
            </w:r>
            <w:r w:rsidR="004072DD" w:rsidRPr="00155B77">
              <w:rPr>
                <w:rFonts w:ascii="Montserrat" w:hAnsi="Montserrat" w:cs="Times New Roman"/>
                <w:color w:val="0070C0"/>
              </w:rPr>
              <w:t>Я подтверждаю, что не являюсь ПДЛ и не имею аффилированности с ПДЛ (публичное должностное лицо).</w:t>
            </w:r>
          </w:p>
          <w:p w14:paraId="12B469E2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Я подтверждаю, что не являюсь гражданином или налоговым резидентом США/иностранного государства.</w:t>
            </w:r>
          </w:p>
          <w:p w14:paraId="2E4EAE6A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Я подтверждаю, что действую в собственных интересах.</w:t>
            </w:r>
          </w:p>
          <w:p w14:paraId="1B85D70A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Я ознакомлен и выражаю свое согласие с </w:t>
            </w:r>
            <w:r w:rsidRPr="00B26638">
              <w:rPr>
                <w:rStyle w:val="ae"/>
                <w:rFonts w:ascii="Montserrat" w:hAnsi="Montserrat" w:cs="Times New Roman"/>
              </w:rPr>
              <w:t>Общими условиями договора банковского обслуживания</w:t>
            </w:r>
            <w:r w:rsidRPr="00B26638">
              <w:rPr>
                <w:rFonts w:ascii="Montserrat" w:hAnsi="Montserrat" w:cs="Times New Roman"/>
                <w:color w:val="000000" w:themeColor="text1"/>
              </w:rPr>
              <w:t>/</w:t>
            </w:r>
            <w:r w:rsidRPr="00B26638">
              <w:rPr>
                <w:rFonts w:ascii="Montserrat" w:hAnsi="Montserrat" w:cs="Times New Roman"/>
                <w:color w:val="0070C0"/>
              </w:rPr>
              <w:t xml:space="preserve"> </w:t>
            </w:r>
            <w:r w:rsidRPr="00B26638">
              <w:rPr>
                <w:rStyle w:val="ae"/>
                <w:rFonts w:ascii="Montserrat" w:hAnsi="Montserrat" w:cs="Times New Roman"/>
              </w:rPr>
              <w:t>Общими условиями дистанционного банковского обслуживания в системе «Интернет-Клиент»,</w:t>
            </w:r>
            <w:r w:rsidRPr="00B26638">
              <w:rPr>
                <w:rFonts w:ascii="Montserrat" w:hAnsi="Montserrat" w:cs="Times New Roman"/>
                <w:color w:val="0070C0"/>
              </w:rPr>
              <w:t xml:space="preserve"> </w:t>
            </w:r>
            <w:r w:rsidRPr="00B26638">
              <w:rPr>
                <w:rStyle w:val="ae"/>
                <w:rFonts w:ascii="Montserrat" w:hAnsi="Montserrat" w:cs="Times New Roman"/>
              </w:rPr>
              <w:t>Правилами об общих условиях проведения операций в Банке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и </w:t>
            </w:r>
            <w:r w:rsidRPr="00B26638">
              <w:rPr>
                <w:rStyle w:val="ae"/>
                <w:rFonts w:ascii="Montserrat" w:hAnsi="Montserrat" w:cs="Times New Roman"/>
              </w:rPr>
              <w:t>Тарифами Банка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, понимаю их текст, принимаю их полностью и обязуюсь их выполнять, а также подтверждаю подписание соответствующих </w:t>
            </w:r>
            <w:r w:rsidRPr="00B26638">
              <w:rPr>
                <w:rStyle w:val="ae"/>
                <w:rFonts w:ascii="Montserrat" w:hAnsi="Montserrat" w:cs="Times New Roman"/>
              </w:rPr>
              <w:t>заявлений на открытие текущего счета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и </w:t>
            </w:r>
            <w:r w:rsidRPr="00B26638">
              <w:rPr>
                <w:rStyle w:val="ae"/>
                <w:rFonts w:ascii="Montserrat" w:hAnsi="Montserrat" w:cs="Times New Roman"/>
              </w:rPr>
              <w:t>подключение к системе «Интернет-Клиент»</w:t>
            </w:r>
            <w:r w:rsidRPr="00B26638">
              <w:rPr>
                <w:rFonts w:ascii="Montserrat" w:hAnsi="Montserrat" w:cs="Times New Roman"/>
                <w:color w:val="000000"/>
              </w:rPr>
              <w:t>».</w:t>
            </w:r>
          </w:p>
          <w:p w14:paraId="78975124" w14:textId="0E8FCCF3" w:rsidR="005D2C45" w:rsidRPr="00B26638" w:rsidRDefault="002A2042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 xml:space="preserve"> (У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лиента имеется возможность провалиться по интерактивной ссылке для ознакомления с документами, размещенными </w:t>
            </w:r>
            <w:r w:rsidR="005D2C45" w:rsidRPr="00B26638">
              <w:rPr>
                <w:rFonts w:ascii="Montserrat" w:hAnsi="Montserrat" w:cs="Times New Roman"/>
              </w:rPr>
              <w:t xml:space="preserve">на корпоративном Интернет-ресурсе Банка по адресу </w:t>
            </w:r>
            <w:hyperlink r:id="rId16" w:history="1">
              <w:r w:rsidR="005D2C45" w:rsidRPr="00B26638">
                <w:rPr>
                  <w:rStyle w:val="ae"/>
                  <w:rFonts w:ascii="Montserrat" w:hAnsi="Montserrat" w:cs="Times New Roman"/>
                </w:rPr>
                <w:t>www.bankrbk.kz</w:t>
              </w:r>
            </w:hyperlink>
            <w:r w:rsidR="005D2C45" w:rsidRPr="00B26638">
              <w:rPr>
                <w:rStyle w:val="ae"/>
                <w:rFonts w:ascii="Montserrat" w:hAnsi="Montserrat" w:cs="Times New Roman"/>
              </w:rPr>
              <w:t>)</w:t>
            </w:r>
          </w:p>
          <w:p w14:paraId="0BF35B12" w14:textId="3BB9D7C9" w:rsidR="005D2C45" w:rsidRDefault="005D2C45" w:rsidP="005D2C45">
            <w:pPr>
              <w:ind w:left="360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После нажатия Клиентом кнопки «Подтвердить» открывается страница для ввода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SMS</w:t>
            </w:r>
            <w:r w:rsidRPr="00B26638">
              <w:rPr>
                <w:rFonts w:ascii="Montserrat" w:hAnsi="Montserrat" w:cs="Times New Roman"/>
                <w:color w:val="000000"/>
              </w:rPr>
              <w:t>.</w:t>
            </w:r>
          </w:p>
          <w:p w14:paraId="639803D2" w14:textId="77777777" w:rsidR="00275846" w:rsidRPr="00291039" w:rsidRDefault="00275846" w:rsidP="005D2C45">
            <w:pPr>
              <w:ind w:left="360"/>
              <w:rPr>
                <w:rFonts w:ascii="Montserrat" w:hAnsi="Montserrat" w:cs="Times New Roman"/>
                <w:color w:val="000000"/>
              </w:rPr>
            </w:pPr>
          </w:p>
          <w:p w14:paraId="0870B37B" w14:textId="4DED3AAE" w:rsidR="005D2C45" w:rsidRPr="00B26638" w:rsidRDefault="005D2C45" w:rsidP="005D2C45">
            <w:pPr>
              <w:pStyle w:val="a9"/>
              <w:numPr>
                <w:ilvl w:val="0"/>
                <w:numId w:val="48"/>
              </w:numPr>
              <w:rPr>
                <w:rFonts w:ascii="Montserrat" w:hAnsi="Montserrat" w:cs="Times New Roman"/>
                <w:b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>Подписание.</w:t>
            </w:r>
          </w:p>
          <w:p w14:paraId="6A30BA42" w14:textId="7373629B" w:rsidR="00A30ECB" w:rsidRDefault="00A30ECB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Далее К</w:t>
            </w:r>
            <w:r w:rsidRPr="00A30ECB">
              <w:rPr>
                <w:rFonts w:ascii="Montserrat" w:hAnsi="Montserrat" w:cs="Times New Roman"/>
                <w:color w:val="000000"/>
              </w:rPr>
              <w:t>лиент вводит код из SMS. Под строкой кода, прикрепляем заявление на откры</w:t>
            </w:r>
            <w:r>
              <w:rPr>
                <w:rFonts w:ascii="Montserrat" w:hAnsi="Montserrat" w:cs="Times New Roman"/>
                <w:color w:val="000000"/>
              </w:rPr>
              <w:t>тие счета, Анкету «Знай своего К</w:t>
            </w:r>
            <w:r w:rsidRPr="00A30ECB">
              <w:rPr>
                <w:rFonts w:ascii="Montserrat" w:hAnsi="Montserrat" w:cs="Times New Roman"/>
                <w:color w:val="000000"/>
              </w:rPr>
              <w:t>лиента» (автоматически заполненную данными с ГБДЮЛ,</w:t>
            </w:r>
            <w:r>
              <w:rPr>
                <w:rFonts w:ascii="Montserrat" w:hAnsi="Montserrat" w:cs="Times New Roman"/>
                <w:color w:val="000000"/>
              </w:rPr>
              <w:t xml:space="preserve"> ГБДФЛ, ADATA и т.д.), который К</w:t>
            </w:r>
            <w:r w:rsidRPr="00A30ECB">
              <w:rPr>
                <w:rFonts w:ascii="Montserrat" w:hAnsi="Montserrat" w:cs="Times New Roman"/>
                <w:color w:val="000000"/>
              </w:rPr>
              <w:t xml:space="preserve">лиент может скачать и ознакомиться.  </w:t>
            </w:r>
          </w:p>
          <w:p w14:paraId="791CD884" w14:textId="16BCF5DC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В АБИС отправляется запрос на создание/изменение карточки </w:t>
            </w:r>
            <w:r w:rsidR="001A11FE">
              <w:rPr>
                <w:rFonts w:ascii="Montserrat" w:hAnsi="Montserrat" w:cs="Times New Roman"/>
                <w:color w:val="000000"/>
              </w:rPr>
              <w:t>Клиента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(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ibso</w:t>
            </w:r>
            <w:r w:rsidRPr="00B26638">
              <w:rPr>
                <w:rFonts w:ascii="Montserrat" w:hAnsi="Montserrat" w:cs="Times New Roman"/>
                <w:color w:val="000000"/>
              </w:rPr>
              <w:t>.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EditClientLLP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), и запрос на создание карточки </w:t>
            </w:r>
            <w:r w:rsidR="001A11FE">
              <w:rPr>
                <w:rFonts w:ascii="Montserrat" w:hAnsi="Montserrat" w:cs="Times New Roman"/>
                <w:color w:val="000000"/>
              </w:rPr>
              <w:t>Клиента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(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ibso</w:t>
            </w:r>
            <w:r w:rsidRPr="00B26638">
              <w:rPr>
                <w:rFonts w:ascii="Montserrat" w:hAnsi="Montserrat" w:cs="Times New Roman"/>
                <w:color w:val="000000"/>
              </w:rPr>
              <w:t>.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EditClientLLP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), в соответствии с Общими условиями, Правилами об общих условиях проведения операций в Банке.  </w:t>
            </w:r>
          </w:p>
          <w:p w14:paraId="3F2B652B" w14:textId="53838DE2" w:rsidR="005D2C45" w:rsidRPr="006F5A4E" w:rsidRDefault="0044735C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lastRenderedPageBreak/>
              <w:t>В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 случае если </w:t>
            </w:r>
            <w:r w:rsidR="002A2042">
              <w:rPr>
                <w:rFonts w:ascii="Montserrat" w:hAnsi="Montserrat" w:cs="Times New Roman"/>
                <w:color w:val="000000"/>
              </w:rPr>
              <w:t>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лиент зашел сам на открытие счета. В этом случае, поставить метрику </w:t>
            </w:r>
            <w:r w:rsidR="005D2C45" w:rsidRPr="00B26638">
              <w:rPr>
                <w:rFonts w:ascii="Montserrat" w:hAnsi="Montserrat" w:cs="Times New Roman"/>
                <w:color w:val="000000"/>
                <w:lang w:val="en-US"/>
              </w:rPr>
              <w:t>full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="005D2C45" w:rsidRPr="00B26638">
              <w:rPr>
                <w:rFonts w:ascii="Montserrat" w:hAnsi="Montserrat" w:cs="Times New Roman"/>
                <w:color w:val="000000"/>
                <w:lang w:val="en-US"/>
              </w:rPr>
              <w:t>online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 в СДБО, дающее понять, что </w:t>
            </w:r>
            <w:r w:rsidR="002A2042">
              <w:rPr>
                <w:rFonts w:ascii="Montserrat" w:hAnsi="Montserrat" w:cs="Times New Roman"/>
                <w:color w:val="000000"/>
              </w:rPr>
              <w:t>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лиент зашел и открыл счет сам, без участия менеджера. </w:t>
            </w:r>
            <w:r w:rsidR="008F01A2">
              <w:rPr>
                <w:rFonts w:ascii="Montserrat" w:hAnsi="Montserrat" w:cs="Times New Roman"/>
                <w:color w:val="000000"/>
              </w:rPr>
              <w:t xml:space="preserve">В ИБСО </w:t>
            </w:r>
            <w:r w:rsidR="00A30ECB">
              <w:rPr>
                <w:rFonts w:ascii="Montserrat" w:hAnsi="Montserrat" w:cs="Times New Roman"/>
                <w:color w:val="000000"/>
              </w:rPr>
              <w:t xml:space="preserve">указать </w:t>
            </w:r>
            <w:r w:rsidR="008F01A2">
              <w:rPr>
                <w:rFonts w:ascii="Montserrat" w:hAnsi="Montserrat" w:cs="Times New Roman"/>
                <w:color w:val="000000"/>
              </w:rPr>
              <w:t>вид бизнеса</w:t>
            </w:r>
            <w:r w:rsidR="00A30ECB">
              <w:rPr>
                <w:rFonts w:ascii="Montserrat" w:hAnsi="Montserrat" w:cs="Times New Roman"/>
                <w:color w:val="000000"/>
              </w:rPr>
              <w:t xml:space="preserve"> МБ</w:t>
            </w:r>
            <w:r w:rsidR="008F01A2">
              <w:rPr>
                <w:rFonts w:ascii="Montserrat" w:hAnsi="Montserrat" w:cs="Times New Roman"/>
                <w:color w:val="000000"/>
              </w:rPr>
              <w:t xml:space="preserve"> </w:t>
            </w:r>
            <w:r w:rsidR="00A30ECB">
              <w:rPr>
                <w:rFonts w:ascii="Montserrat" w:hAnsi="Montserrat" w:cs="Times New Roman"/>
                <w:color w:val="000000"/>
                <w:lang w:val="en-US"/>
              </w:rPr>
              <w:t>F</w:t>
            </w:r>
            <w:r w:rsidR="008F01A2">
              <w:rPr>
                <w:rFonts w:ascii="Montserrat" w:hAnsi="Montserrat" w:cs="Times New Roman"/>
                <w:color w:val="000000"/>
                <w:lang w:val="en-US"/>
              </w:rPr>
              <w:t>ull</w:t>
            </w:r>
            <w:r w:rsidR="008F01A2" w:rsidRPr="00007E3D">
              <w:rPr>
                <w:rFonts w:ascii="Montserrat" w:hAnsi="Montserrat" w:cs="Times New Roman"/>
                <w:color w:val="000000"/>
              </w:rPr>
              <w:t xml:space="preserve"> </w:t>
            </w:r>
            <w:r w:rsidR="00A30ECB">
              <w:rPr>
                <w:rFonts w:ascii="Montserrat" w:hAnsi="Montserrat" w:cs="Times New Roman"/>
                <w:color w:val="000000"/>
                <w:lang w:val="en-US"/>
              </w:rPr>
              <w:t>O</w:t>
            </w:r>
            <w:r w:rsidR="008F01A2">
              <w:rPr>
                <w:rFonts w:ascii="Montserrat" w:hAnsi="Montserrat" w:cs="Times New Roman"/>
                <w:color w:val="000000"/>
                <w:lang w:val="en-US"/>
              </w:rPr>
              <w:t>nline</w:t>
            </w:r>
            <w:r w:rsidR="008F01A2" w:rsidRPr="00007E3D">
              <w:rPr>
                <w:rFonts w:ascii="Montserrat" w:hAnsi="Montserrat" w:cs="Times New Roman"/>
                <w:color w:val="000000"/>
              </w:rPr>
              <w:t>.</w:t>
            </w:r>
            <w:r w:rsidR="00007E3D">
              <w:rPr>
                <w:rFonts w:ascii="Montserrat" w:hAnsi="Montserrat" w:cs="Times New Roman"/>
                <w:color w:val="000000"/>
              </w:rPr>
              <w:t xml:space="preserve"> </w:t>
            </w:r>
          </w:p>
          <w:p w14:paraId="090B2567" w14:textId="7A863A9B" w:rsidR="005D2C45" w:rsidRDefault="005D2C45" w:rsidP="00A6569F">
            <w:pPr>
              <w:ind w:left="360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Указать в кар</w:t>
            </w:r>
            <w:r w:rsidR="002A2042">
              <w:rPr>
                <w:rFonts w:ascii="Montserrat" w:hAnsi="Montserrat" w:cs="Times New Roman"/>
                <w:color w:val="000000"/>
              </w:rPr>
              <w:t>точке 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лиента, что </w:t>
            </w:r>
            <w:r w:rsidR="002A2042">
              <w:rPr>
                <w:rFonts w:ascii="Montserrat" w:hAnsi="Montserrat" w:cs="Times New Roman"/>
                <w:color w:val="000000"/>
              </w:rPr>
              <w:t>Клиент уже является К</w:t>
            </w:r>
            <w:r w:rsidRPr="00B26638">
              <w:rPr>
                <w:rFonts w:ascii="Montserrat" w:hAnsi="Montserrat" w:cs="Times New Roman"/>
                <w:color w:val="000000"/>
              </w:rPr>
              <w:t>лиентом Банка.</w:t>
            </w:r>
          </w:p>
          <w:p w14:paraId="51C8E56D" w14:textId="77777777" w:rsidR="00A6569F" w:rsidRPr="00B26638" w:rsidRDefault="00A6569F" w:rsidP="00A6569F">
            <w:pPr>
              <w:ind w:left="360"/>
              <w:rPr>
                <w:rFonts w:ascii="Montserrat" w:hAnsi="Montserrat" w:cs="Times New Roman"/>
                <w:color w:val="000000"/>
              </w:rPr>
            </w:pPr>
          </w:p>
          <w:p w14:paraId="1790298E" w14:textId="101EC3D5" w:rsidR="005D2C45" w:rsidRPr="00A6741F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>6.1.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После подписания заявления путем ввода кода из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SMS</w:t>
            </w:r>
            <w:r w:rsidR="002A2042">
              <w:rPr>
                <w:rFonts w:ascii="Montserrat" w:hAnsi="Montserrat" w:cs="Times New Roman"/>
                <w:color w:val="000000"/>
              </w:rPr>
              <w:t>, К</w:t>
            </w:r>
            <w:r w:rsidR="001A11FE">
              <w:rPr>
                <w:rFonts w:ascii="Montserrat" w:hAnsi="Montserrat" w:cs="Times New Roman"/>
                <w:color w:val="000000"/>
              </w:rPr>
              <w:t>лиенту отправляется на почту З</w:t>
            </w:r>
            <w:r w:rsidRPr="00B26638">
              <w:rPr>
                <w:rFonts w:ascii="Montserrat" w:hAnsi="Montserrat" w:cs="Times New Roman"/>
                <w:color w:val="000000"/>
              </w:rPr>
              <w:t>аявление на открытие текущего счета</w:t>
            </w:r>
            <w:r w:rsidR="00A6569F">
              <w:rPr>
                <w:rFonts w:ascii="Montserrat" w:hAnsi="Montserrat" w:cs="Times New Roman"/>
                <w:color w:val="000000"/>
              </w:rPr>
              <w:t xml:space="preserve"> с пометкой в графе подпись </w:t>
            </w:r>
            <w:r w:rsidR="00A6569F" w:rsidRPr="00B26638">
              <w:rPr>
                <w:rFonts w:ascii="Montserrat" w:hAnsi="Montserrat" w:cs="Times New Roman"/>
                <w:color w:val="000000"/>
              </w:rPr>
              <w:t>«Подписано ОТР СМС»</w:t>
            </w:r>
            <w:r w:rsidRPr="00B26638">
              <w:rPr>
                <w:rFonts w:ascii="Montserrat" w:hAnsi="Montserrat" w:cs="Times New Roman"/>
                <w:color w:val="000000"/>
              </w:rPr>
              <w:t>, в случае выбора интернет банкинга: Приложение 2. Общие условия договора дистанционного банковского обслуживания в системе «Интернет-Клиент» для юридических лиц, индивидуальных предпринимателей, крестьянских (фермерских) хозяйств, частных нотариусов, адвокатов, частных судебных исполнителей</w:t>
            </w:r>
            <w:r w:rsidR="00E67274">
              <w:rPr>
                <w:rFonts w:ascii="Montserrat" w:hAnsi="Montserrat" w:cs="Times New Roman"/>
                <w:color w:val="000000"/>
              </w:rPr>
              <w:t xml:space="preserve">, 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профессиональных медиаторов в АО «Bank RBK»</w:t>
            </w:r>
            <w:r w:rsidR="00E67274">
              <w:rPr>
                <w:rFonts w:ascii="Montserrat" w:hAnsi="Montserrat" w:cs="Times New Roman"/>
                <w:color w:val="000000"/>
              </w:rPr>
              <w:t xml:space="preserve">, </w:t>
            </w:r>
            <w:r w:rsidR="00E67274" w:rsidRPr="00B26638">
              <w:rPr>
                <w:rFonts w:ascii="Montserrat" w:hAnsi="Montserrat" w:cs="Times New Roman"/>
                <w:color w:val="000000"/>
              </w:rPr>
              <w:t xml:space="preserve">в случае выбора </w:t>
            </w:r>
            <w:r w:rsidR="00E67274">
              <w:rPr>
                <w:rFonts w:ascii="Montserrat" w:hAnsi="Montserrat" w:cs="Times New Roman"/>
                <w:color w:val="000000"/>
              </w:rPr>
              <w:t xml:space="preserve">функции выпуск </w:t>
            </w:r>
            <w:r w:rsidR="00E67274" w:rsidRPr="00B26638">
              <w:rPr>
                <w:rFonts w:ascii="Montserrat" w:hAnsi="Montserrat" w:cs="Times New Roman"/>
                <w:color w:val="000000"/>
              </w:rPr>
              <w:t xml:space="preserve">карточки «Заявление на получение корпоративной платежной карточки АО "Bank RBK"», с пометкой в строке Подпись </w:t>
            </w:r>
            <w:r w:rsidR="00E67274">
              <w:rPr>
                <w:rFonts w:ascii="Montserrat" w:hAnsi="Montserrat" w:cs="Times New Roman"/>
                <w:color w:val="000000"/>
              </w:rPr>
              <w:t>К</w:t>
            </w:r>
            <w:r w:rsidR="00E67274" w:rsidRPr="00B26638">
              <w:rPr>
                <w:rFonts w:ascii="Montserrat" w:hAnsi="Montserrat" w:cs="Times New Roman"/>
                <w:color w:val="000000"/>
              </w:rPr>
              <w:t>лиента: «Подписано ОТР СМС»</w:t>
            </w:r>
          </w:p>
          <w:p w14:paraId="06A2FD0D" w14:textId="4CA93073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Необходимо создать группу в почте для определенных лиц в </w:t>
            </w:r>
            <w:r w:rsidR="009D0D53">
              <w:rPr>
                <w:rFonts w:ascii="Montserrat" w:hAnsi="Montserrat" w:cs="Times New Roman"/>
                <w:color w:val="000000"/>
              </w:rPr>
              <w:t>ОУ филиала/отделения кому будут направляться З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аявления на </w:t>
            </w:r>
            <w:r w:rsidR="009D0D53">
              <w:rPr>
                <w:rFonts w:ascii="Montserrat" w:hAnsi="Montserrat" w:cs="Times New Roman"/>
                <w:color w:val="000000"/>
              </w:rPr>
              <w:t>получение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</w:t>
            </w:r>
            <w:r w:rsidR="009D0D53">
              <w:rPr>
                <w:rFonts w:ascii="Montserrat" w:hAnsi="Montserrat" w:cs="Times New Roman"/>
                <w:color w:val="000000"/>
              </w:rPr>
              <w:t xml:space="preserve">корпоративной </w:t>
            </w:r>
            <w:r w:rsidRPr="00B26638">
              <w:rPr>
                <w:rFonts w:ascii="Montserrat" w:hAnsi="Montserrat" w:cs="Times New Roman"/>
                <w:color w:val="000000"/>
              </w:rPr>
              <w:t>карточки и интернет банкинга (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OTP</w:t>
            </w:r>
            <w:r w:rsidR="009D0D53">
              <w:rPr>
                <w:rFonts w:ascii="Montserrat" w:hAnsi="Montserrat" w:cs="Times New Roman"/>
                <w:color w:val="000000"/>
              </w:rPr>
              <w:t xml:space="preserve"> </w:t>
            </w:r>
            <w:r w:rsidR="009D0D53">
              <w:rPr>
                <w:rFonts w:ascii="Montserrat" w:hAnsi="Montserrat" w:cs="Times New Roman"/>
                <w:color w:val="000000"/>
                <w:lang w:val="en-US"/>
              </w:rPr>
              <w:t>token</w:t>
            </w:r>
            <w:r w:rsidRPr="00B26638">
              <w:rPr>
                <w:rFonts w:ascii="Montserrat" w:hAnsi="Montserrat" w:cs="Times New Roman"/>
                <w:color w:val="000000"/>
              </w:rPr>
              <w:t>).</w:t>
            </w:r>
          </w:p>
          <w:p w14:paraId="35D28024" w14:textId="3FCD879C" w:rsidR="005D2C45" w:rsidRPr="00B26638" w:rsidRDefault="00F844E7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Далее,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лиенту необходимо создать пароль для регистрации ТОО в СДБО.</w:t>
            </w:r>
          </w:p>
          <w:p w14:paraId="678AA331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Пароль должен содержать:</w:t>
            </w:r>
          </w:p>
          <w:p w14:paraId="4CA37EE5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Латинские символы</w:t>
            </w:r>
          </w:p>
          <w:p w14:paraId="3747E6D7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Не менее 8 символов </w:t>
            </w:r>
          </w:p>
          <w:p w14:paraId="5C6FA32A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Не менее одной заглавной буквы</w:t>
            </w:r>
          </w:p>
          <w:p w14:paraId="41D37306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Не менее одной цифры</w:t>
            </w:r>
          </w:p>
          <w:p w14:paraId="67F0952E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Не более двух спец.символов</w:t>
            </w:r>
          </w:p>
          <w:p w14:paraId="1397E40C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Допустимые спец. символы!, ?, *, #, $, &amp;, %, @, -,_</w:t>
            </w:r>
          </w:p>
          <w:p w14:paraId="0CC09093" w14:textId="454CDC02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b/>
                <w:color w:val="000000"/>
              </w:rPr>
              <w:t>6.2.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Далее появляется модальное окно с подтверждением успешной регистрации в СДБО</w:t>
            </w:r>
            <w:r w:rsidR="00A30ECB" w:rsidRPr="00A30ECB">
              <w:rPr>
                <w:rFonts w:ascii="Montserrat" w:hAnsi="Montserrat" w:cs="Times New Roman"/>
                <w:color w:val="000000"/>
              </w:rPr>
              <w:t xml:space="preserve"> </w:t>
            </w:r>
            <w:r w:rsidR="00A30ECB">
              <w:rPr>
                <w:rFonts w:ascii="Montserrat" w:hAnsi="Montserrat" w:cs="Times New Roman"/>
                <w:color w:val="000000"/>
              </w:rPr>
              <w:t>ЮЛ</w:t>
            </w:r>
            <w:r w:rsidRPr="00B26638">
              <w:rPr>
                <w:rFonts w:ascii="Montserrat" w:hAnsi="Montserrat" w:cs="Times New Roman"/>
                <w:color w:val="000000"/>
              </w:rPr>
              <w:t>, в соответствии с Общими условиями СДБО</w:t>
            </w:r>
            <w:r w:rsidR="00A30ECB">
              <w:rPr>
                <w:rFonts w:ascii="Montserrat" w:hAnsi="Montserrat" w:cs="Times New Roman"/>
                <w:color w:val="000000"/>
              </w:rPr>
              <w:t xml:space="preserve"> ЮЛ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. </w:t>
            </w:r>
          </w:p>
          <w:p w14:paraId="52770063" w14:textId="33B78BF6" w:rsidR="005D2C45" w:rsidRPr="00B26638" w:rsidRDefault="00F844E7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>На email-адрес 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лиента приходит уведомление об успешной регистрации в СДБО</w:t>
            </w:r>
            <w:r w:rsidR="00A30ECB">
              <w:rPr>
                <w:rFonts w:ascii="Montserrat" w:hAnsi="Montserrat" w:cs="Times New Roman"/>
                <w:color w:val="000000"/>
              </w:rPr>
              <w:t xml:space="preserve"> ЮЛ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 xml:space="preserve">, данные с реквизитами счета, электронно подписанные </w:t>
            </w:r>
            <w:r>
              <w:rPr>
                <w:rFonts w:ascii="Montserrat" w:hAnsi="Montserrat" w:cs="Times New Roman"/>
                <w:color w:val="000000"/>
              </w:rPr>
              <w:t>К</w:t>
            </w:r>
            <w:r w:rsidR="005D2C45" w:rsidRPr="00B26638">
              <w:rPr>
                <w:rFonts w:ascii="Montserrat" w:hAnsi="Montserrat" w:cs="Times New Roman"/>
                <w:color w:val="000000"/>
              </w:rPr>
              <w:t>лиентом заявления:</w:t>
            </w:r>
          </w:p>
          <w:p w14:paraId="3A56BD84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Заявление1.  На открытие Текущего счета</w:t>
            </w:r>
          </w:p>
          <w:p w14:paraId="2CB14BD8" w14:textId="5DC0D99C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При выборе </w:t>
            </w:r>
            <w:r w:rsidR="009D0D53">
              <w:rPr>
                <w:rFonts w:ascii="Montserrat" w:hAnsi="Montserrat" w:cs="Times New Roman"/>
                <w:color w:val="000000"/>
              </w:rPr>
              <w:t>получение корпоративной карточки</w:t>
            </w:r>
            <w:r w:rsidRPr="00B26638">
              <w:rPr>
                <w:rFonts w:ascii="Montserrat" w:hAnsi="Montserrat" w:cs="Times New Roman"/>
                <w:color w:val="000000"/>
              </w:rPr>
              <w:t>:</w:t>
            </w:r>
          </w:p>
          <w:p w14:paraId="28B75D9C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«Заявление на получение корпоративной платежной карточки АО "Bank RBK"»,</w:t>
            </w:r>
          </w:p>
          <w:p w14:paraId="1D8EEFBB" w14:textId="06CC8F03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При выборе</w:t>
            </w:r>
            <w:r w:rsidR="009D0D53">
              <w:rPr>
                <w:rFonts w:ascii="Montserrat" w:hAnsi="Montserrat" w:cs="Times New Roman"/>
                <w:color w:val="000000"/>
              </w:rPr>
              <w:t xml:space="preserve"> обслуживания в Интернет банкинге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(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OTP</w:t>
            </w:r>
            <w:r w:rsidR="0051173C" w:rsidRPr="0051173C">
              <w:rPr>
                <w:rFonts w:ascii="Montserrat" w:hAnsi="Montserrat" w:cs="Times New Roman"/>
                <w:color w:val="000000"/>
              </w:rPr>
              <w:t xml:space="preserve"> </w:t>
            </w:r>
            <w:r w:rsidR="0051173C">
              <w:rPr>
                <w:rFonts w:ascii="Montserrat" w:hAnsi="Montserrat" w:cs="Times New Roman"/>
                <w:color w:val="000000"/>
                <w:lang w:val="en-US"/>
              </w:rPr>
              <w:t>token</w:t>
            </w:r>
            <w:r w:rsidRPr="00B26638">
              <w:rPr>
                <w:rFonts w:ascii="Montserrat" w:hAnsi="Montserrat" w:cs="Times New Roman"/>
                <w:color w:val="000000"/>
              </w:rPr>
              <w:t>):</w:t>
            </w:r>
          </w:p>
          <w:p w14:paraId="0F8FAC68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Приложение 2. Общие условия договора дистанционного банковского </w:t>
            </w:r>
          </w:p>
          <w:p w14:paraId="15D5D299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обслуживания в системе «Интернет-Клиент» для юридических лиц, </w:t>
            </w:r>
          </w:p>
          <w:p w14:paraId="46FCEFA1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индивидуальных предпринимателей, крестьянских (фермерских) хозяйств, </w:t>
            </w:r>
          </w:p>
          <w:p w14:paraId="7081C83B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lastRenderedPageBreak/>
              <w:t xml:space="preserve">частных нотариусов, адвокатов, частных судебных исполнителей, </w:t>
            </w:r>
          </w:p>
          <w:p w14:paraId="3DEB69FB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профессиональных медиаторов в АО «Bank RBK»</w:t>
            </w:r>
          </w:p>
          <w:p w14:paraId="0B4DA76A" w14:textId="77777777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АБИС направляет Уведомление об открытии счета в КГД.</w:t>
            </w:r>
          </w:p>
          <w:p w14:paraId="7EA29BF7" w14:textId="5D9280DC" w:rsidR="005D2C45" w:rsidRDefault="005D2C45" w:rsidP="00B26638">
            <w:pPr>
              <w:ind w:left="360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При нажатии на «</w:t>
            </w:r>
            <w:r w:rsidR="00121F20">
              <w:rPr>
                <w:rFonts w:ascii="Montserrat" w:hAnsi="Montserrat" w:cs="Times New Roman"/>
                <w:color w:val="000000"/>
              </w:rPr>
              <w:t>Войти в личный кабинет</w:t>
            </w:r>
            <w:r w:rsidRPr="00B26638">
              <w:rPr>
                <w:rFonts w:ascii="Montserrat" w:hAnsi="Montserrat" w:cs="Times New Roman"/>
                <w:color w:val="000000"/>
              </w:rPr>
              <w:t>» приложение перекидывает на страницу авторизации в СДБО</w:t>
            </w:r>
            <w:r w:rsidR="00A30ECB">
              <w:rPr>
                <w:rFonts w:ascii="Montserrat" w:hAnsi="Montserrat" w:cs="Times New Roman"/>
                <w:color w:val="000000"/>
              </w:rPr>
              <w:t xml:space="preserve"> ЮЛ</w:t>
            </w:r>
            <w:r w:rsidRPr="00B26638">
              <w:rPr>
                <w:rFonts w:ascii="Montserrat" w:hAnsi="Montserrat" w:cs="Times New Roman"/>
                <w:color w:val="000000"/>
              </w:rPr>
              <w:t>.</w:t>
            </w:r>
          </w:p>
          <w:p w14:paraId="58665A14" w14:textId="6C1452B7" w:rsidR="00121F20" w:rsidRDefault="00121F20" w:rsidP="00121F20">
            <w:pPr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 xml:space="preserve">Под строкой </w:t>
            </w:r>
            <w:r w:rsidRPr="00B26638">
              <w:rPr>
                <w:rFonts w:ascii="Montserrat" w:hAnsi="Montserrat" w:cs="Times New Roman"/>
                <w:color w:val="000000"/>
              </w:rPr>
              <w:t>«</w:t>
            </w:r>
            <w:r>
              <w:rPr>
                <w:rFonts w:ascii="Montserrat" w:hAnsi="Montserrat" w:cs="Times New Roman"/>
                <w:color w:val="000000"/>
              </w:rPr>
              <w:t>Войти в личный кабинет</w:t>
            </w:r>
            <w:r w:rsidRPr="00B26638">
              <w:rPr>
                <w:rFonts w:ascii="Montserrat" w:hAnsi="Montserrat" w:cs="Times New Roman"/>
                <w:color w:val="000000"/>
              </w:rPr>
              <w:t>»</w:t>
            </w:r>
            <w:r>
              <w:rPr>
                <w:rFonts w:ascii="Montserrat" w:hAnsi="Montserrat" w:cs="Times New Roman"/>
                <w:color w:val="000000"/>
              </w:rPr>
              <w:t xml:space="preserve">, необходимо внедрить оценку качества сервиса от 1 до 5, для дальнейшего замера показателя </w:t>
            </w:r>
            <w:r>
              <w:rPr>
                <w:rFonts w:ascii="Montserrat" w:hAnsi="Montserrat" w:cs="Times New Roman"/>
                <w:color w:val="000000"/>
                <w:lang w:val="en-US"/>
              </w:rPr>
              <w:t>VoC</w:t>
            </w:r>
            <w:r>
              <w:rPr>
                <w:rFonts w:ascii="Montserrat" w:hAnsi="Montserrat" w:cs="Times New Roman"/>
                <w:color w:val="000000"/>
              </w:rPr>
              <w:t xml:space="preserve"> </w:t>
            </w:r>
            <w:r w:rsidRPr="00121F20">
              <w:rPr>
                <w:rFonts w:ascii="Montserrat" w:hAnsi="Montserrat" w:cs="Times New Roman"/>
                <w:color w:val="000000"/>
              </w:rPr>
              <w:t>(</w:t>
            </w:r>
            <w:r>
              <w:rPr>
                <w:rFonts w:ascii="Montserrat" w:hAnsi="Montserrat" w:cs="Times New Roman"/>
                <w:color w:val="000000"/>
                <w:lang w:val="en-US"/>
              </w:rPr>
              <w:t>voice</w:t>
            </w:r>
            <w:r w:rsidRPr="00121F20">
              <w:rPr>
                <w:rFonts w:ascii="Montserrat" w:hAnsi="Montserrat" w:cs="Times New Roman"/>
                <w:color w:val="000000"/>
              </w:rPr>
              <w:t xml:space="preserve"> </w:t>
            </w:r>
            <w:r>
              <w:rPr>
                <w:rFonts w:ascii="Montserrat" w:hAnsi="Montserrat" w:cs="Times New Roman"/>
                <w:color w:val="000000"/>
                <w:lang w:val="en-US"/>
              </w:rPr>
              <w:t>of</w:t>
            </w:r>
            <w:r w:rsidRPr="00121F20">
              <w:rPr>
                <w:rFonts w:ascii="Montserrat" w:hAnsi="Montserrat" w:cs="Times New Roman"/>
                <w:color w:val="000000"/>
              </w:rPr>
              <w:t xml:space="preserve"> </w:t>
            </w:r>
            <w:r>
              <w:rPr>
                <w:rFonts w:ascii="Montserrat" w:hAnsi="Montserrat" w:cs="Times New Roman"/>
                <w:color w:val="000000"/>
                <w:lang w:val="en-US"/>
              </w:rPr>
              <w:t>Customer</w:t>
            </w:r>
            <w:r>
              <w:rPr>
                <w:rFonts w:ascii="Montserrat" w:hAnsi="Montserrat" w:cs="Times New Roman"/>
                <w:color w:val="000000"/>
              </w:rPr>
              <w:t xml:space="preserve"> – голос клиента).</w:t>
            </w:r>
            <w:r w:rsidRPr="00121F20">
              <w:rPr>
                <w:rFonts w:ascii="Montserrat" w:hAnsi="Montserrat" w:cs="Times New Roman"/>
                <w:color w:val="000000"/>
              </w:rPr>
              <w:t xml:space="preserve"> </w:t>
            </w:r>
          </w:p>
          <w:p w14:paraId="62B61D21" w14:textId="6922226E" w:rsidR="00E67274" w:rsidRPr="00EE0953" w:rsidRDefault="00E67274" w:rsidP="00121F20">
            <w:pPr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 xml:space="preserve">После завершения процесса онлайн открытия счета для ТОО, </w:t>
            </w:r>
            <w:r w:rsidR="00EE0953">
              <w:rPr>
                <w:rFonts w:ascii="Montserrat" w:hAnsi="Montserrat" w:cs="Times New Roman"/>
                <w:color w:val="000000"/>
              </w:rPr>
              <w:t xml:space="preserve">Клиент по желанию оценивает качество сервиса по 5 бальной шкале удовлетворения. Далее данный показатель отправляется в админ панель для замера качества сервиса </w:t>
            </w:r>
            <w:r w:rsidR="00EE0953">
              <w:rPr>
                <w:rFonts w:ascii="Montserrat" w:hAnsi="Montserrat" w:cs="Times New Roman"/>
                <w:color w:val="000000"/>
                <w:lang w:val="en-US"/>
              </w:rPr>
              <w:t>VOC</w:t>
            </w:r>
            <w:r w:rsidR="00EE0953" w:rsidRPr="00515B85">
              <w:rPr>
                <w:rFonts w:ascii="Montserrat" w:hAnsi="Montserrat" w:cs="Times New Roman"/>
                <w:color w:val="000000"/>
              </w:rPr>
              <w:t xml:space="preserve"> (</w:t>
            </w:r>
            <w:r w:rsidR="00EE0953">
              <w:rPr>
                <w:rFonts w:ascii="Montserrat" w:hAnsi="Montserrat" w:cs="Times New Roman"/>
                <w:color w:val="000000"/>
                <w:lang w:val="en-US"/>
              </w:rPr>
              <w:t>Voice</w:t>
            </w:r>
            <w:r w:rsidR="00EE0953" w:rsidRPr="00515B85">
              <w:rPr>
                <w:rFonts w:ascii="Montserrat" w:hAnsi="Montserrat" w:cs="Times New Roman"/>
                <w:color w:val="000000"/>
              </w:rPr>
              <w:t xml:space="preserve"> </w:t>
            </w:r>
            <w:r w:rsidR="00EE0953">
              <w:rPr>
                <w:rFonts w:ascii="Montserrat" w:hAnsi="Montserrat" w:cs="Times New Roman"/>
                <w:color w:val="000000"/>
                <w:lang w:val="en-US"/>
              </w:rPr>
              <w:t>of</w:t>
            </w:r>
            <w:r w:rsidR="00EE0953" w:rsidRPr="00515B85">
              <w:rPr>
                <w:rFonts w:ascii="Montserrat" w:hAnsi="Montserrat" w:cs="Times New Roman"/>
                <w:color w:val="000000"/>
              </w:rPr>
              <w:t xml:space="preserve"> </w:t>
            </w:r>
            <w:r w:rsidR="00EE0953">
              <w:rPr>
                <w:rFonts w:ascii="Montserrat" w:hAnsi="Montserrat" w:cs="Times New Roman"/>
                <w:color w:val="000000"/>
                <w:lang w:val="en-US"/>
              </w:rPr>
              <w:t>Customer</w:t>
            </w:r>
            <w:r w:rsidR="00EE0953" w:rsidRPr="00515B85">
              <w:rPr>
                <w:rFonts w:ascii="Montserrat" w:hAnsi="Montserrat" w:cs="Times New Roman"/>
                <w:color w:val="000000"/>
              </w:rPr>
              <w:t xml:space="preserve">) </w:t>
            </w:r>
          </w:p>
          <w:p w14:paraId="53FDA37B" w14:textId="44759840" w:rsidR="005D2C45" w:rsidRPr="00B26638" w:rsidRDefault="005D2C45" w:rsidP="005D2C45">
            <w:pPr>
              <w:pStyle w:val="a9"/>
              <w:numPr>
                <w:ilvl w:val="0"/>
                <w:numId w:val="48"/>
              </w:numPr>
              <w:rPr>
                <w:rFonts w:ascii="Montserrat" w:eastAsia="Times New Roman" w:hAnsi="Montserrat"/>
                <w:b/>
                <w:color w:val="000000"/>
              </w:rPr>
            </w:pPr>
            <w:r w:rsidRPr="00B26638">
              <w:rPr>
                <w:rFonts w:ascii="Montserrat" w:eastAsia="Times New Roman" w:hAnsi="Montserrat"/>
                <w:b/>
                <w:color w:val="000000"/>
              </w:rPr>
              <w:t>Формирование электронного досье Клиента</w:t>
            </w:r>
          </w:p>
          <w:p w14:paraId="1B9DEB12" w14:textId="6D71112D" w:rsidR="005D2C45" w:rsidRPr="00B26638" w:rsidRDefault="005D2C45" w:rsidP="005D2C4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Д</w:t>
            </w:r>
            <w:r w:rsidR="00F844E7">
              <w:rPr>
                <w:rFonts w:ascii="Montserrat" w:hAnsi="Montserrat" w:cs="Times New Roman"/>
                <w:color w:val="000000"/>
              </w:rPr>
              <w:t>опускается хранение документов К</w:t>
            </w:r>
            <w:r w:rsidRPr="00B26638">
              <w:rPr>
                <w:rFonts w:ascii="Montserrat" w:hAnsi="Montserrat" w:cs="Times New Roman"/>
                <w:color w:val="000000"/>
              </w:rPr>
              <w:t>лиента в электронном виде, без дополнительного хранения на бумажных носителях, в том числе не являющихся оригиналами.</w:t>
            </w:r>
          </w:p>
          <w:p w14:paraId="144FCBD6" w14:textId="1A23FAE0" w:rsidR="005D2C45" w:rsidRPr="00B26638" w:rsidRDefault="005D2C45" w:rsidP="005D2C45">
            <w:pPr>
              <w:autoSpaceDE w:val="0"/>
              <w:autoSpaceDN w:val="0"/>
              <w:adjustRightInd w:val="0"/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Электронное досье формируется без документа с образцами подписей и </w:t>
            </w:r>
            <w:r w:rsidR="009D0D53">
              <w:rPr>
                <w:rFonts w:ascii="Montserrat" w:hAnsi="Montserrat" w:cs="Times New Roman"/>
                <w:color w:val="000000"/>
              </w:rPr>
              <w:t xml:space="preserve">оттиска печати (при наличии) и </w:t>
            </w:r>
            <w:r w:rsidRPr="00B26638">
              <w:rPr>
                <w:rFonts w:ascii="Montserrat" w:hAnsi="Montserrat" w:cs="Times New Roman"/>
                <w:color w:val="000000"/>
              </w:rPr>
              <w:t>содержит в себе сл</w:t>
            </w:r>
            <w:r w:rsidR="00F844E7">
              <w:rPr>
                <w:rFonts w:ascii="Montserrat" w:hAnsi="Montserrat" w:cs="Times New Roman"/>
                <w:color w:val="000000"/>
              </w:rPr>
              <w:t>едующие документы, подписанные 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лиентом с применением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SMS</w:t>
            </w:r>
            <w:r w:rsidR="009D0D53">
              <w:rPr>
                <w:rFonts w:ascii="Montserrat" w:hAnsi="Montserrat" w:cs="Times New Roman"/>
                <w:color w:val="000000"/>
              </w:rPr>
              <w:t>: З</w:t>
            </w:r>
            <w:r w:rsidRPr="00B26638">
              <w:rPr>
                <w:rFonts w:ascii="Montserrat" w:hAnsi="Montserrat" w:cs="Times New Roman"/>
                <w:color w:val="000000"/>
              </w:rPr>
              <w:t>аявление на получение корпоративной платежной карточки АО "Bank RBK:</w:t>
            </w:r>
          </w:p>
          <w:p w14:paraId="58BF512E" w14:textId="3B09F775" w:rsidR="00A30ECB" w:rsidRPr="00A30ECB" w:rsidRDefault="005D2C45" w:rsidP="00A30ECB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заявлен</w:t>
            </w:r>
            <w:r w:rsidR="009D0D53">
              <w:rPr>
                <w:rFonts w:ascii="Montserrat" w:hAnsi="Montserrat" w:cs="Times New Roman"/>
                <w:color w:val="000000"/>
              </w:rPr>
              <w:t>ие на открытие текущего счета, З</w:t>
            </w:r>
            <w:r w:rsidRPr="00B26638">
              <w:rPr>
                <w:rFonts w:ascii="Montserrat" w:hAnsi="Montserrat" w:cs="Times New Roman"/>
                <w:color w:val="000000"/>
              </w:rPr>
              <w:t>аявление на подключение к СДБО</w:t>
            </w:r>
            <w:r w:rsidR="00A30ECB">
              <w:t xml:space="preserve"> </w:t>
            </w:r>
            <w:r w:rsidR="00A30ECB" w:rsidRPr="00A30ECB">
              <w:rPr>
                <w:rFonts w:ascii="Montserrat" w:hAnsi="Montserrat" w:cs="Times New Roman"/>
                <w:color w:val="000000"/>
              </w:rPr>
              <w:t>ЮЛ;</w:t>
            </w:r>
          </w:p>
          <w:p w14:paraId="544B905B" w14:textId="3E9A2854" w:rsidR="005D2C45" w:rsidRPr="00B26638" w:rsidRDefault="00A30ECB" w:rsidP="00A30ECB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A30ECB">
              <w:rPr>
                <w:rFonts w:ascii="Montserrat" w:hAnsi="Montserrat" w:cs="Times New Roman"/>
                <w:color w:val="000000"/>
              </w:rPr>
              <w:t>Анкету «Знай своего Клиента».</w:t>
            </w:r>
          </w:p>
          <w:p w14:paraId="217674B3" w14:textId="665F4F55" w:rsidR="0044045C" w:rsidRPr="00515B85" w:rsidRDefault="005D2C45" w:rsidP="0044045C">
            <w:pPr>
              <w:ind w:left="360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 xml:space="preserve">-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filenet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 –</w:t>
            </w:r>
            <w:r w:rsidR="00F844E7">
              <w:rPr>
                <w:rFonts w:ascii="Montserrat" w:hAnsi="Montserrat" w:cs="Times New Roman"/>
                <w:color w:val="000000"/>
              </w:rPr>
              <w:t xml:space="preserve"> буфер для сохранения данных о К</w:t>
            </w:r>
            <w:r w:rsidRPr="00B26638">
              <w:rPr>
                <w:rFonts w:ascii="Montserrat" w:hAnsi="Montserrat" w:cs="Times New Roman"/>
                <w:color w:val="000000"/>
              </w:rPr>
              <w:t xml:space="preserve">лиенте, формируется электронное досье, анкета и УДЛ и скидывается в </w:t>
            </w:r>
            <w:r w:rsidRPr="00B26638">
              <w:rPr>
                <w:rFonts w:ascii="Montserrat" w:hAnsi="Montserrat" w:cs="Times New Roman"/>
                <w:color w:val="000000"/>
                <w:lang w:val="en-US"/>
              </w:rPr>
              <w:t>filenet</w:t>
            </w:r>
          </w:p>
          <w:p w14:paraId="61E89C70" w14:textId="50838CEB" w:rsidR="00E67274" w:rsidRPr="0044045C" w:rsidRDefault="00E67274" w:rsidP="00515B85">
            <w:pPr>
              <w:rPr>
                <w:rFonts w:ascii="Montserrat" w:hAnsi="Montserrat" w:cs="Times New Roman"/>
                <w:color w:val="000000"/>
              </w:rPr>
            </w:pPr>
          </w:p>
          <w:p w14:paraId="4DAEB142" w14:textId="495660DD" w:rsidR="005D2C45" w:rsidRPr="00B26638" w:rsidRDefault="005D2C45" w:rsidP="005D2C45">
            <w:pPr>
              <w:pStyle w:val="a9"/>
              <w:numPr>
                <w:ilvl w:val="0"/>
                <w:numId w:val="48"/>
              </w:numPr>
              <w:rPr>
                <w:rFonts w:ascii="Montserrat" w:eastAsia="Times New Roman" w:hAnsi="Montserrat"/>
                <w:b/>
                <w:color w:val="000000"/>
              </w:rPr>
            </w:pPr>
            <w:r w:rsidRPr="00B26638">
              <w:rPr>
                <w:rFonts w:ascii="Montserrat" w:hAnsi="Montserrat"/>
                <w:b/>
              </w:rPr>
              <w:t>Дейст</w:t>
            </w:r>
            <w:r w:rsidR="00F844E7">
              <w:rPr>
                <w:rFonts w:ascii="Montserrat" w:hAnsi="Montserrat"/>
                <w:b/>
              </w:rPr>
              <w:t>вия работника ОП при обращении К</w:t>
            </w:r>
            <w:r w:rsidRPr="00B26638">
              <w:rPr>
                <w:rFonts w:ascii="Montserrat" w:hAnsi="Montserrat"/>
                <w:b/>
              </w:rPr>
              <w:t>лиента в Банк</w:t>
            </w:r>
          </w:p>
          <w:p w14:paraId="158F6590" w14:textId="77777777" w:rsidR="00B26638" w:rsidRPr="00B26638" w:rsidRDefault="00B26638" w:rsidP="00B26638">
            <w:pPr>
              <w:pStyle w:val="a9"/>
              <w:rPr>
                <w:rFonts w:ascii="Montserrat" w:eastAsia="Times New Roman" w:hAnsi="Montserrat"/>
                <w:b/>
                <w:color w:val="000000"/>
              </w:rPr>
            </w:pPr>
          </w:p>
          <w:p w14:paraId="5F7BE68D" w14:textId="16D36AF2" w:rsidR="005D2C45" w:rsidRDefault="005D2C45" w:rsidP="005D2C45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B26638">
              <w:rPr>
                <w:rFonts w:ascii="Montserrat" w:hAnsi="Montserrat" w:cs="Times New Roman"/>
                <w:color w:val="000000"/>
              </w:rPr>
              <w:t>При обращении Клиента в Банк, зарегистрировавшегося ранее в Банке посредством СДБО</w:t>
            </w:r>
            <w:r w:rsidR="00A30ECB">
              <w:rPr>
                <w:rFonts w:ascii="Montserrat" w:hAnsi="Montserrat" w:cs="Times New Roman"/>
                <w:color w:val="000000"/>
              </w:rPr>
              <w:t xml:space="preserve"> ЮЛ</w:t>
            </w:r>
            <w:r w:rsidRPr="00B26638">
              <w:rPr>
                <w:rFonts w:ascii="Montserrat" w:hAnsi="Montserrat" w:cs="Times New Roman"/>
                <w:color w:val="000000"/>
              </w:rPr>
              <w:t>, Работник ОП проверяет Электронное досье Клиента на наличие документов, полноту и актуальност</w:t>
            </w:r>
            <w:r w:rsidR="00A00DB0">
              <w:rPr>
                <w:rFonts w:ascii="Montserrat" w:hAnsi="Montserrat" w:cs="Times New Roman"/>
                <w:color w:val="000000"/>
              </w:rPr>
              <w:t xml:space="preserve">ь данных, запрашивает у Клиента согласно действующему ВНД банка. </w:t>
            </w:r>
          </w:p>
          <w:p w14:paraId="3FCC2152" w14:textId="5613084B" w:rsidR="00291039" w:rsidRPr="00301F80" w:rsidRDefault="00291039" w:rsidP="005D2C45">
            <w:pPr>
              <w:jc w:val="both"/>
              <w:rPr>
                <w:rFonts w:ascii="Montserrat" w:hAnsi="Montserrat" w:cs="Times New Roman"/>
                <w:color w:val="000000"/>
              </w:rPr>
            </w:pPr>
            <w:r>
              <w:rPr>
                <w:rFonts w:ascii="Montserrat" w:hAnsi="Montserrat" w:cs="Times New Roman"/>
                <w:color w:val="000000"/>
              </w:rPr>
              <w:t xml:space="preserve">Текущие процедуры при обращении </w:t>
            </w:r>
            <w:r w:rsidR="00340129">
              <w:rPr>
                <w:rFonts w:ascii="Montserrat" w:hAnsi="Montserrat" w:cs="Times New Roman"/>
                <w:color w:val="000000"/>
              </w:rPr>
              <w:t xml:space="preserve">Клиента </w:t>
            </w:r>
            <w:r>
              <w:rPr>
                <w:rFonts w:ascii="Montserrat" w:hAnsi="Montserrat" w:cs="Times New Roman"/>
                <w:color w:val="000000"/>
              </w:rPr>
              <w:t xml:space="preserve">в Банк, остаются также без изменений. </w:t>
            </w:r>
          </w:p>
          <w:p w14:paraId="6818C110" w14:textId="77777777" w:rsidR="00B26638" w:rsidRPr="00B26638" w:rsidRDefault="00B26638" w:rsidP="005D2C45">
            <w:pPr>
              <w:jc w:val="both"/>
              <w:rPr>
                <w:rFonts w:ascii="Montserrat" w:hAnsi="Montserrat" w:cs="Times New Roman"/>
                <w:color w:val="000000"/>
              </w:rPr>
            </w:pPr>
          </w:p>
          <w:p w14:paraId="69007877" w14:textId="18B37DFF" w:rsidR="005D2C45" w:rsidRPr="00B26638" w:rsidRDefault="005D2C45" w:rsidP="005D2C45">
            <w:pPr>
              <w:pStyle w:val="a9"/>
              <w:numPr>
                <w:ilvl w:val="0"/>
                <w:numId w:val="48"/>
              </w:numPr>
              <w:rPr>
                <w:rFonts w:ascii="Montserrat" w:eastAsia="Times New Roman" w:hAnsi="Montserrat"/>
                <w:b/>
                <w:color w:val="000000"/>
              </w:rPr>
            </w:pPr>
            <w:r w:rsidRPr="00B26638">
              <w:rPr>
                <w:rFonts w:ascii="Montserrat" w:hAnsi="Montserrat"/>
                <w:b/>
              </w:rPr>
              <w:t>Особенности онлайн открытия счета</w:t>
            </w:r>
          </w:p>
          <w:p w14:paraId="38F56ACA" w14:textId="77777777" w:rsidR="00B26638" w:rsidRPr="00B26638" w:rsidRDefault="00B26638" w:rsidP="00B26638">
            <w:pPr>
              <w:ind w:left="360"/>
              <w:rPr>
                <w:rFonts w:ascii="Montserrat" w:eastAsia="Times New Roman" w:hAnsi="Montserrat"/>
                <w:b/>
                <w:color w:val="000000"/>
              </w:rPr>
            </w:pPr>
          </w:p>
          <w:p w14:paraId="480F2869" w14:textId="77777777" w:rsidR="002A2042" w:rsidRPr="002A2042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>Онлайн открытие текущего счета предоставляется:</w:t>
            </w:r>
          </w:p>
          <w:p w14:paraId="088E25DB" w14:textId="77777777" w:rsidR="002A2042" w:rsidRPr="002A2042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>- товариществам с ограниченной ответственностью, БИН = ЮЛ</w:t>
            </w:r>
          </w:p>
          <w:p w14:paraId="504EF0A4" w14:textId="78E0231D" w:rsidR="002A2042" w:rsidRPr="002A2042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lastRenderedPageBreak/>
              <w:t>- резидентам Республики Казахстан</w:t>
            </w:r>
            <w:r w:rsidR="008848EC">
              <w:rPr>
                <w:rFonts w:ascii="Montserrat" w:hAnsi="Montserrat" w:cs="Times New Roman"/>
                <w:color w:val="000000"/>
              </w:rPr>
              <w:t xml:space="preserve"> (с видом на жительство включительно)</w:t>
            </w:r>
          </w:p>
          <w:p w14:paraId="7F729240" w14:textId="77777777" w:rsidR="002A2042" w:rsidRPr="002A2042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>Онлайн-открытие текущего счета не предоставляется:</w:t>
            </w:r>
          </w:p>
          <w:p w14:paraId="696196CF" w14:textId="77777777" w:rsidR="002A2042" w:rsidRPr="002A2042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>- нерезидентам Республики Казахстан.</w:t>
            </w:r>
          </w:p>
          <w:p w14:paraId="5FE38340" w14:textId="77777777" w:rsidR="002A2042" w:rsidRPr="002A2042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>-товариществам с ограниченной ответственностью действующих на основании нетипового устава</w:t>
            </w:r>
          </w:p>
          <w:p w14:paraId="362F1859" w14:textId="77777777" w:rsidR="002A2042" w:rsidRPr="002A2042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 xml:space="preserve">- товариществам с ограниченной ответственностью с составом участников нерезидентов </w:t>
            </w:r>
          </w:p>
          <w:p w14:paraId="47C5EFF7" w14:textId="77777777" w:rsidR="002A2042" w:rsidRPr="006F5A4E" w:rsidRDefault="002A2042" w:rsidP="002A2042">
            <w:pPr>
              <w:jc w:val="both"/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>- товариществам с ограниченной ответственностью с составом учредителей в лице ЮЛ</w:t>
            </w:r>
          </w:p>
          <w:p w14:paraId="64C6D353" w14:textId="18DAB660" w:rsidR="0044045C" w:rsidRPr="0044045C" w:rsidRDefault="002A2042" w:rsidP="002A2042">
            <w:pPr>
              <w:rPr>
                <w:rFonts w:ascii="Montserrat" w:hAnsi="Montserrat" w:cs="Times New Roman"/>
                <w:color w:val="000000"/>
              </w:rPr>
            </w:pPr>
            <w:r w:rsidRPr="002A2042">
              <w:rPr>
                <w:rFonts w:ascii="Montserrat" w:hAnsi="Montserrat" w:cs="Times New Roman"/>
                <w:color w:val="000000"/>
              </w:rPr>
              <w:t>- товариществам с ограниченной ответственностью в составе 11 и более учредителей</w:t>
            </w:r>
          </w:p>
          <w:p w14:paraId="16A6E273" w14:textId="62AA8A0E" w:rsidR="008F01A2" w:rsidRPr="008F01A2" w:rsidRDefault="007E26D7" w:rsidP="009D0D53">
            <w:pPr>
              <w:rPr>
                <w:rFonts w:ascii="Montserrat" w:hAnsi="Montserrat" w:cs="Times New Roman"/>
                <w:b/>
                <w:color w:val="000000"/>
              </w:rPr>
            </w:pPr>
            <w:r w:rsidRPr="007139FA">
              <w:rPr>
                <w:rFonts w:ascii="Montserrat" w:hAnsi="Montserrat" w:cs="Times New Roman"/>
                <w:b/>
                <w:color w:val="000000"/>
                <w:lang w:val="kk-KZ"/>
              </w:rPr>
              <w:t>Необходимо создать админку (кабинет администраторов) для владельцев продукта для постоянного мониторинга</w:t>
            </w:r>
            <w:r w:rsidRPr="007139FA">
              <w:rPr>
                <w:rFonts w:ascii="Montserrat" w:hAnsi="Montserrat" w:cs="Times New Roman"/>
                <w:b/>
                <w:color w:val="000000"/>
              </w:rPr>
              <w:t xml:space="preserve"> приходящих заявок на открытие счета. Таким образом, мы сможем</w:t>
            </w:r>
            <w:r w:rsidR="009D0D53">
              <w:rPr>
                <w:rFonts w:ascii="Montserrat" w:hAnsi="Montserrat" w:cs="Times New Roman"/>
                <w:b/>
                <w:color w:val="000000"/>
              </w:rPr>
              <w:t xml:space="preserve"> на постоянной основе </w:t>
            </w:r>
            <w:r w:rsidRPr="007139FA">
              <w:rPr>
                <w:rFonts w:ascii="Montserrat" w:hAnsi="Montserrat" w:cs="Times New Roman"/>
                <w:b/>
                <w:color w:val="000000"/>
              </w:rPr>
              <w:t xml:space="preserve">проверять какое количество заявок поступает на сервис, </w:t>
            </w:r>
            <w:r w:rsidR="009D0D53">
              <w:rPr>
                <w:rFonts w:ascii="Montserrat" w:hAnsi="Montserrat" w:cs="Times New Roman"/>
                <w:b/>
                <w:color w:val="000000"/>
              </w:rPr>
              <w:t>количество и предмет</w:t>
            </w:r>
            <w:r w:rsidR="00F844E7">
              <w:rPr>
                <w:rFonts w:ascii="Montserrat" w:hAnsi="Montserrat" w:cs="Times New Roman"/>
                <w:b/>
                <w:color w:val="000000"/>
              </w:rPr>
              <w:t xml:space="preserve"> ошиб</w:t>
            </w:r>
            <w:r w:rsidR="009D0D53">
              <w:rPr>
                <w:rFonts w:ascii="Montserrat" w:hAnsi="Montserrat" w:cs="Times New Roman"/>
                <w:b/>
                <w:color w:val="000000"/>
              </w:rPr>
              <w:t>о</w:t>
            </w:r>
            <w:r w:rsidR="00F844E7">
              <w:rPr>
                <w:rFonts w:ascii="Montserrat" w:hAnsi="Montserrat" w:cs="Times New Roman"/>
                <w:b/>
                <w:color w:val="000000"/>
              </w:rPr>
              <w:t>к</w:t>
            </w:r>
            <w:r w:rsidR="009D0D53">
              <w:rPr>
                <w:rFonts w:ascii="Montserrat" w:hAnsi="Montserrat" w:cs="Times New Roman"/>
                <w:b/>
                <w:color w:val="000000"/>
              </w:rPr>
              <w:t xml:space="preserve"> и</w:t>
            </w:r>
            <w:r w:rsidR="00F844E7">
              <w:rPr>
                <w:rFonts w:ascii="Montserrat" w:hAnsi="Montserrat" w:cs="Times New Roman"/>
                <w:b/>
                <w:color w:val="000000"/>
              </w:rPr>
              <w:t xml:space="preserve"> на какой стадии К</w:t>
            </w:r>
            <w:r w:rsidRPr="007139FA">
              <w:rPr>
                <w:rFonts w:ascii="Montserrat" w:hAnsi="Montserrat" w:cs="Times New Roman"/>
                <w:b/>
                <w:color w:val="000000"/>
              </w:rPr>
              <w:t>лиент завершает процесс.</w:t>
            </w:r>
          </w:p>
        </w:tc>
      </w:tr>
      <w:tr w:rsidR="005D2C45" w:rsidRPr="00B26638" w14:paraId="2FB81036" w14:textId="77777777" w:rsidTr="007B6F08"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3856674" w14:textId="77777777" w:rsidR="005D2C45" w:rsidRPr="00B26638" w:rsidRDefault="005D2C45" w:rsidP="005D2C45">
            <w:pPr>
              <w:rPr>
                <w:rFonts w:ascii="Montserrat" w:eastAsia="Times New Roman" w:hAnsi="Montserrat" w:cs="Arial"/>
                <w:b/>
                <w:i/>
                <w:color w:val="000000"/>
                <w:sz w:val="16"/>
                <w:szCs w:val="16"/>
              </w:rPr>
            </w:pPr>
            <w:r w:rsidRPr="00B26638">
              <w:rPr>
                <w:rFonts w:ascii="Montserrat" w:eastAsia="Times New Roman" w:hAnsi="Montserrat" w:cs="Arial"/>
                <w:b/>
                <w:color w:val="000000"/>
              </w:rPr>
              <w:lastRenderedPageBreak/>
              <w:t>Описание запрашиваемых изменений</w:t>
            </w:r>
            <w:r w:rsidRPr="00B26638">
              <w:rPr>
                <w:rFonts w:ascii="Montserrat" w:eastAsia="Times New Roman" w:hAnsi="Montserrat" w:cs="Arial"/>
                <w:color w:val="000000"/>
              </w:rPr>
              <w:t xml:space="preserve">: </w:t>
            </w:r>
          </w:p>
        </w:tc>
      </w:tr>
      <w:tr w:rsidR="005D2C45" w:rsidRPr="00B26638" w14:paraId="5759083F" w14:textId="77777777" w:rsidTr="007B6F08">
        <w:trPr>
          <w:trHeight w:val="480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52B791" w14:textId="77777777" w:rsidR="005D2C45" w:rsidRPr="00B26638" w:rsidRDefault="005D2C45" w:rsidP="005D2C45">
            <w:pPr>
              <w:rPr>
                <w:rFonts w:ascii="Montserrat" w:eastAsia="Times New Roman" w:hAnsi="Montserrat"/>
                <w:i/>
                <w:color w:val="000000"/>
              </w:rPr>
            </w:pPr>
            <w:r w:rsidRPr="00B26638">
              <w:rPr>
                <w:rFonts w:ascii="Montserrat" w:eastAsia="Times New Roman" w:hAnsi="Montserrat" w:cs="Arial"/>
                <w:i/>
                <w:color w:val="000000"/>
              </w:rPr>
              <w:t>[Включите все изменения которые должны быть включены в запрос на разработку или доработку программного обеспечения]</w:t>
            </w:r>
          </w:p>
        </w:tc>
      </w:tr>
      <w:tr w:rsidR="005D2C45" w:rsidRPr="00B26638" w14:paraId="0A041020" w14:textId="77777777" w:rsidTr="007B6F08">
        <w:trPr>
          <w:trHeight w:val="354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9E392C" w14:textId="77777777" w:rsidR="005D2C45" w:rsidRPr="00B26638" w:rsidRDefault="005D2C45" w:rsidP="005D2C45">
            <w:pPr>
              <w:rPr>
                <w:rFonts w:ascii="Montserrat" w:eastAsia="Times New Roman" w:hAnsi="Montserrat" w:cs="Arial"/>
                <w:i/>
                <w:color w:val="000000"/>
              </w:rPr>
            </w:pPr>
            <w:r w:rsidRPr="00B26638">
              <w:rPr>
                <w:rFonts w:ascii="Montserrat" w:eastAsia="Times New Roman" w:hAnsi="Montserrat" w:cs="Arial"/>
                <w:b/>
                <w:color w:val="000000"/>
              </w:rPr>
              <w:t>Функциональные требования</w:t>
            </w:r>
          </w:p>
        </w:tc>
      </w:tr>
      <w:tr w:rsidR="005D2C45" w:rsidRPr="00B26638" w14:paraId="54D67AAB" w14:textId="77777777" w:rsidTr="007B6F08">
        <w:trPr>
          <w:trHeight w:val="1377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EB4582" w14:textId="77777777" w:rsidR="005D2C45" w:rsidRPr="00B26638" w:rsidRDefault="005D2C45" w:rsidP="005D2C45">
            <w:pPr>
              <w:rPr>
                <w:rFonts w:ascii="Montserrat" w:eastAsia="Times New Roman" w:hAnsi="Montserrat" w:cs="Arial"/>
                <w:i/>
                <w:color w:val="000000"/>
              </w:rPr>
            </w:pPr>
          </w:p>
        </w:tc>
      </w:tr>
      <w:tr w:rsidR="005D2C45" w:rsidRPr="00B26638" w14:paraId="2CD7FD28" w14:textId="77777777" w:rsidTr="007B6F08">
        <w:trPr>
          <w:trHeight w:val="347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32CE848" w14:textId="77777777" w:rsidR="005D2C45" w:rsidRPr="00B26638" w:rsidRDefault="005D2C45" w:rsidP="005D2C45">
            <w:pPr>
              <w:rPr>
                <w:rFonts w:ascii="Montserrat" w:hAnsi="Montserrat"/>
                <w:b/>
              </w:rPr>
            </w:pPr>
            <w:r w:rsidRPr="00B26638">
              <w:rPr>
                <w:rFonts w:ascii="Montserrat" w:hAnsi="Montserrat"/>
                <w:b/>
              </w:rPr>
              <w:t>Не функциональные требования</w:t>
            </w:r>
          </w:p>
        </w:tc>
      </w:tr>
      <w:tr w:rsidR="005D2C45" w:rsidRPr="00B26638" w14:paraId="27D5D40D" w14:textId="77777777" w:rsidTr="007B6F08">
        <w:trPr>
          <w:trHeight w:val="1377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17A9B1" w14:textId="77777777" w:rsidR="005D2C45" w:rsidRPr="00B26638" w:rsidRDefault="005D2C45" w:rsidP="005D2C45">
            <w:pPr>
              <w:ind w:left="720"/>
              <w:rPr>
                <w:rFonts w:ascii="Montserrat" w:hAnsi="Montserrat"/>
              </w:rPr>
            </w:pPr>
          </w:p>
        </w:tc>
      </w:tr>
      <w:tr w:rsidR="005D2C45" w:rsidRPr="00B26638" w14:paraId="71D5FA1F" w14:textId="77777777" w:rsidTr="007B6F08">
        <w:trPr>
          <w:trHeight w:val="310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34CE2A" w14:textId="77777777" w:rsidR="005D2C45" w:rsidRPr="00B26638" w:rsidRDefault="005D2C45" w:rsidP="005D2C45">
            <w:pPr>
              <w:rPr>
                <w:rFonts w:ascii="Montserrat" w:hAnsi="Montserrat"/>
                <w:b/>
              </w:rPr>
            </w:pPr>
            <w:r w:rsidRPr="00B26638">
              <w:rPr>
                <w:rFonts w:ascii="Montserrat" w:hAnsi="Montserrat"/>
                <w:b/>
              </w:rPr>
              <w:t>Системная перспектива</w:t>
            </w:r>
          </w:p>
        </w:tc>
      </w:tr>
      <w:tr w:rsidR="005D2C45" w:rsidRPr="00B26638" w14:paraId="32447853" w14:textId="77777777" w:rsidTr="007B6F08">
        <w:trPr>
          <w:trHeight w:val="1377"/>
        </w:trPr>
        <w:tc>
          <w:tcPr>
            <w:tcW w:w="9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E96170" w14:textId="77777777" w:rsidR="005D2C45" w:rsidRPr="00B26638" w:rsidRDefault="005D2C45" w:rsidP="005D2C45">
            <w:pPr>
              <w:rPr>
                <w:rFonts w:ascii="Montserrat" w:eastAsia="Times New Roman" w:hAnsi="Montserrat" w:cs="Arial"/>
                <w:i/>
                <w:color w:val="000000"/>
              </w:rPr>
            </w:pPr>
            <w:r w:rsidRPr="00B26638">
              <w:rPr>
                <w:rFonts w:ascii="Montserrat" w:eastAsia="Times New Roman" w:hAnsi="Montserrat" w:cs="Arial"/>
                <w:i/>
                <w:color w:val="000000"/>
              </w:rPr>
              <w:t>[Предоставьте полное описание факторов, которые могут помешать успешной реализации или ускорению проектов, в частности, факторов, связанных с соблюдением правовых и нормативных требований, существующих технических, а также бюджетных / ресурсных ограничений.]</w:t>
            </w:r>
          </w:p>
          <w:p w14:paraId="6C4BC7FF" w14:textId="77777777" w:rsidR="005D2C45" w:rsidRPr="00B26638" w:rsidRDefault="005D2C45" w:rsidP="005D2C45">
            <w:pPr>
              <w:ind w:left="720"/>
              <w:rPr>
                <w:rFonts w:ascii="Montserrat" w:hAnsi="Montserrat"/>
              </w:rPr>
            </w:pPr>
          </w:p>
        </w:tc>
      </w:tr>
    </w:tbl>
    <w:p w14:paraId="7934BB02" w14:textId="05FD424B" w:rsidR="00A9082C" w:rsidRDefault="00A9082C" w:rsidP="00B26638">
      <w:pPr>
        <w:autoSpaceDE w:val="0"/>
        <w:autoSpaceDN w:val="0"/>
        <w:adjustRightInd w:val="0"/>
        <w:spacing w:after="0" w:line="240" w:lineRule="auto"/>
        <w:rPr>
          <w:ins w:id="4" w:author="Windows User" w:date="2023-09-28T17:49:00Z"/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5FE4DE0F" w14:textId="6A27C2BC" w:rsidR="00725F2A" w:rsidRDefault="00725F2A" w:rsidP="00B26638">
      <w:pPr>
        <w:autoSpaceDE w:val="0"/>
        <w:autoSpaceDN w:val="0"/>
        <w:adjustRightInd w:val="0"/>
        <w:spacing w:after="0" w:line="240" w:lineRule="auto"/>
        <w:rPr>
          <w:ins w:id="5" w:author="Windows User" w:date="2023-09-28T17:49:00Z"/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1266859C" w14:textId="022066F3" w:rsidR="00725F2A" w:rsidRDefault="00725F2A" w:rsidP="00B26638">
      <w:pPr>
        <w:autoSpaceDE w:val="0"/>
        <w:autoSpaceDN w:val="0"/>
        <w:adjustRightInd w:val="0"/>
        <w:spacing w:after="0" w:line="240" w:lineRule="auto"/>
        <w:rPr>
          <w:ins w:id="6" w:author="Windows User" w:date="2023-09-28T17:49:00Z"/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301A3160" w14:textId="77777777" w:rsidR="00725F2A" w:rsidRDefault="00725F2A" w:rsidP="00B266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bookmarkStart w:id="7" w:name="_GoBack"/>
      <w:bookmarkEnd w:id="7"/>
    </w:p>
    <w:sectPr w:rsidR="00725F2A" w:rsidSect="00F74583">
      <w:pgSz w:w="11906" w:h="16838"/>
      <w:pgMar w:top="1169" w:right="787" w:bottom="989" w:left="912" w:header="71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AE9185" w14:textId="77777777" w:rsidR="00981FDC" w:rsidRDefault="00981FDC" w:rsidP="001465D6">
      <w:pPr>
        <w:spacing w:after="0" w:line="240" w:lineRule="auto"/>
      </w:pPr>
      <w:r>
        <w:separator/>
      </w:r>
    </w:p>
  </w:endnote>
  <w:endnote w:type="continuationSeparator" w:id="0">
    <w:p w14:paraId="1A70E484" w14:textId="77777777" w:rsidR="00981FDC" w:rsidRDefault="00981FDC" w:rsidP="00146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4155A2" w14:textId="77777777" w:rsidR="00981FDC" w:rsidRDefault="00981FDC" w:rsidP="001465D6">
      <w:pPr>
        <w:spacing w:after="0" w:line="240" w:lineRule="auto"/>
      </w:pPr>
      <w:r>
        <w:separator/>
      </w:r>
    </w:p>
  </w:footnote>
  <w:footnote w:type="continuationSeparator" w:id="0">
    <w:p w14:paraId="32F7A376" w14:textId="77777777" w:rsidR="00981FDC" w:rsidRDefault="00981FDC" w:rsidP="001465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5C97"/>
    <w:multiLevelType w:val="hybridMultilevel"/>
    <w:tmpl w:val="8E4ECDCC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02FC1A45"/>
    <w:multiLevelType w:val="hybridMultilevel"/>
    <w:tmpl w:val="2D2E8DA6"/>
    <w:lvl w:ilvl="0" w:tplc="0936CBB6">
      <w:start w:val="1"/>
      <w:numFmt w:val="decimal"/>
      <w:suff w:val="space"/>
      <w:lvlText w:val="%1."/>
      <w:lvlJc w:val="left"/>
      <w:pPr>
        <w:ind w:left="1134" w:hanging="283"/>
      </w:pPr>
      <w:rPr>
        <w:rFonts w:hint="default"/>
        <w:b w:val="0"/>
        <w:color w:val="auto"/>
        <w:sz w:val="24"/>
        <w:szCs w:val="24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55C03"/>
    <w:multiLevelType w:val="multilevel"/>
    <w:tmpl w:val="DDF822D6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09F83085"/>
    <w:multiLevelType w:val="hybridMultilevel"/>
    <w:tmpl w:val="413E68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1657D"/>
    <w:multiLevelType w:val="multilevel"/>
    <w:tmpl w:val="E1A65C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AD41FA3"/>
    <w:multiLevelType w:val="hybridMultilevel"/>
    <w:tmpl w:val="BCEAE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E4D79"/>
    <w:multiLevelType w:val="hybridMultilevel"/>
    <w:tmpl w:val="DF7AFEBE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7" w15:restartNumberingAfterBreak="0">
    <w:nsid w:val="0D9009DD"/>
    <w:multiLevelType w:val="hybridMultilevel"/>
    <w:tmpl w:val="BF442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C2504C"/>
    <w:multiLevelType w:val="hybridMultilevel"/>
    <w:tmpl w:val="7662F03E"/>
    <w:lvl w:ilvl="0" w:tplc="041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9" w15:restartNumberingAfterBreak="0">
    <w:nsid w:val="1325358A"/>
    <w:multiLevelType w:val="hybridMultilevel"/>
    <w:tmpl w:val="8D9C2C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EF5918"/>
    <w:multiLevelType w:val="hybridMultilevel"/>
    <w:tmpl w:val="91481E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E9621276">
      <w:start w:val="1"/>
      <w:numFmt w:val="bullet"/>
      <w:lvlText w:val="-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B15331D"/>
    <w:multiLevelType w:val="multilevel"/>
    <w:tmpl w:val="518250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12" w15:restartNumberingAfterBreak="0">
    <w:nsid w:val="1EF54F30"/>
    <w:multiLevelType w:val="hybridMultilevel"/>
    <w:tmpl w:val="434C0C12"/>
    <w:lvl w:ilvl="0" w:tplc="8B164B50">
      <w:start w:val="104"/>
      <w:numFmt w:val="decimal"/>
      <w:lvlText w:val="%1."/>
      <w:lvlJc w:val="left"/>
      <w:pPr>
        <w:ind w:left="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E2574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DAFE5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D6173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C2BA6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7808F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5EC32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C2983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FE762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0633C3A"/>
    <w:multiLevelType w:val="hybridMultilevel"/>
    <w:tmpl w:val="283852BC"/>
    <w:lvl w:ilvl="0" w:tplc="8C30A9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CF68EE"/>
    <w:multiLevelType w:val="hybridMultilevel"/>
    <w:tmpl w:val="63E81E1C"/>
    <w:lvl w:ilvl="0" w:tplc="E9621276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1433408"/>
    <w:multiLevelType w:val="hybridMultilevel"/>
    <w:tmpl w:val="4C38863E"/>
    <w:lvl w:ilvl="0" w:tplc="041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1AA3711"/>
    <w:multiLevelType w:val="hybridMultilevel"/>
    <w:tmpl w:val="99F49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E11AA"/>
    <w:multiLevelType w:val="hybridMultilevel"/>
    <w:tmpl w:val="293E812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774EEE"/>
    <w:multiLevelType w:val="hybridMultilevel"/>
    <w:tmpl w:val="66F66BAE"/>
    <w:lvl w:ilvl="0" w:tplc="161A576A">
      <w:start w:val="1"/>
      <w:numFmt w:val="bullet"/>
      <w:lvlText w:val=""/>
      <w:lvlJc w:val="left"/>
      <w:pPr>
        <w:ind w:left="221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19" w15:restartNumberingAfterBreak="0">
    <w:nsid w:val="2C5C045A"/>
    <w:multiLevelType w:val="hybridMultilevel"/>
    <w:tmpl w:val="940E5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F4463D"/>
    <w:multiLevelType w:val="hybridMultilevel"/>
    <w:tmpl w:val="3EF0FA0E"/>
    <w:lvl w:ilvl="0" w:tplc="04190001">
      <w:start w:val="1"/>
      <w:numFmt w:val="bullet"/>
      <w:lvlText w:val=""/>
      <w:lvlJc w:val="left"/>
      <w:pPr>
        <w:ind w:left="18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</w:abstractNum>
  <w:abstractNum w:abstractNumId="21" w15:restartNumberingAfterBreak="0">
    <w:nsid w:val="32DA041B"/>
    <w:multiLevelType w:val="hybridMultilevel"/>
    <w:tmpl w:val="197887CE"/>
    <w:lvl w:ilvl="0" w:tplc="BE5C83FE">
      <w:start w:val="1"/>
      <w:numFmt w:val="decimal"/>
      <w:lvlText w:val="%1."/>
      <w:lvlJc w:val="left"/>
      <w:pPr>
        <w:ind w:left="720" w:hanging="360"/>
      </w:pPr>
      <w:rPr>
        <w:rFonts w:cs="Arial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E04078"/>
    <w:multiLevelType w:val="hybridMultilevel"/>
    <w:tmpl w:val="0636C636"/>
    <w:lvl w:ilvl="0" w:tplc="E9621276">
      <w:start w:val="1"/>
      <w:numFmt w:val="bullet"/>
      <w:lvlText w:val="-"/>
      <w:lvlJc w:val="left"/>
      <w:pPr>
        <w:ind w:left="1134" w:hanging="283"/>
      </w:pPr>
      <w:rPr>
        <w:rFonts w:ascii="Courier New" w:hAnsi="Courier New" w:hint="default"/>
        <w:b w:val="0"/>
        <w:color w:val="auto"/>
        <w:sz w:val="24"/>
        <w:szCs w:val="24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E27B9B"/>
    <w:multiLevelType w:val="hybridMultilevel"/>
    <w:tmpl w:val="BAB67AD8"/>
    <w:lvl w:ilvl="0" w:tplc="E9621276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4FB3F62"/>
    <w:multiLevelType w:val="hybridMultilevel"/>
    <w:tmpl w:val="0E22885A"/>
    <w:lvl w:ilvl="0" w:tplc="4484FCEA">
      <w:start w:val="1"/>
      <w:numFmt w:val="decimal"/>
      <w:lvlText w:val="%1)"/>
      <w:lvlJc w:val="left"/>
      <w:pPr>
        <w:ind w:left="928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35DA2383"/>
    <w:multiLevelType w:val="hybridMultilevel"/>
    <w:tmpl w:val="0346D86A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C4E4BBD"/>
    <w:multiLevelType w:val="hybridMultilevel"/>
    <w:tmpl w:val="A15CE292"/>
    <w:lvl w:ilvl="0" w:tplc="161A576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3E737C91"/>
    <w:multiLevelType w:val="hybridMultilevel"/>
    <w:tmpl w:val="4BD453AA"/>
    <w:lvl w:ilvl="0" w:tplc="161A576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2085D0F"/>
    <w:multiLevelType w:val="hybridMultilevel"/>
    <w:tmpl w:val="C9240866"/>
    <w:lvl w:ilvl="0" w:tplc="041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29" w15:restartNumberingAfterBreak="0">
    <w:nsid w:val="42F577E7"/>
    <w:multiLevelType w:val="hybridMultilevel"/>
    <w:tmpl w:val="D0A618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572EBB"/>
    <w:multiLevelType w:val="hybridMultilevel"/>
    <w:tmpl w:val="1E54D22A"/>
    <w:lvl w:ilvl="0" w:tplc="59C08634">
      <w:start w:val="1"/>
      <w:numFmt w:val="decimal"/>
      <w:suff w:val="space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1" w15:restartNumberingAfterBreak="0">
    <w:nsid w:val="48AE70E3"/>
    <w:multiLevelType w:val="hybridMultilevel"/>
    <w:tmpl w:val="F9F251D6"/>
    <w:lvl w:ilvl="0" w:tplc="6D8E6A3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C32C3F"/>
    <w:multiLevelType w:val="hybridMultilevel"/>
    <w:tmpl w:val="2A6A8ED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335024"/>
    <w:multiLevelType w:val="hybridMultilevel"/>
    <w:tmpl w:val="96DCE226"/>
    <w:lvl w:ilvl="0" w:tplc="04190001">
      <w:start w:val="1"/>
      <w:numFmt w:val="bullet"/>
      <w:lvlText w:val=""/>
      <w:lvlJc w:val="left"/>
      <w:pPr>
        <w:ind w:left="18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</w:abstractNum>
  <w:abstractNum w:abstractNumId="34" w15:restartNumberingAfterBreak="0">
    <w:nsid w:val="4B0D6F3D"/>
    <w:multiLevelType w:val="hybridMultilevel"/>
    <w:tmpl w:val="F886E6D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4CD24EB8"/>
    <w:multiLevelType w:val="hybridMultilevel"/>
    <w:tmpl w:val="BBB83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E85D16"/>
    <w:multiLevelType w:val="hybridMultilevel"/>
    <w:tmpl w:val="0F4EA676"/>
    <w:lvl w:ilvl="0" w:tplc="82CA1D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03165"/>
    <w:multiLevelType w:val="hybridMultilevel"/>
    <w:tmpl w:val="359AAFC6"/>
    <w:lvl w:ilvl="0" w:tplc="04190001">
      <w:start w:val="1"/>
      <w:numFmt w:val="bullet"/>
      <w:lvlText w:val=""/>
      <w:lvlJc w:val="left"/>
      <w:pPr>
        <w:ind w:left="1782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8" w15:restartNumberingAfterBreak="0">
    <w:nsid w:val="537B640E"/>
    <w:multiLevelType w:val="hybridMultilevel"/>
    <w:tmpl w:val="5EF68D2E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9" w15:restartNumberingAfterBreak="0">
    <w:nsid w:val="5CA6223E"/>
    <w:multiLevelType w:val="hybridMultilevel"/>
    <w:tmpl w:val="9A52DB26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0" w15:restartNumberingAfterBreak="0">
    <w:nsid w:val="639222DA"/>
    <w:multiLevelType w:val="hybridMultilevel"/>
    <w:tmpl w:val="49C0B2E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8D4EEC"/>
    <w:multiLevelType w:val="multilevel"/>
    <w:tmpl w:val="01B00D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7DC3760"/>
    <w:multiLevelType w:val="hybridMultilevel"/>
    <w:tmpl w:val="518CDDEE"/>
    <w:lvl w:ilvl="0" w:tplc="E9621276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8AC69EB"/>
    <w:multiLevelType w:val="hybridMultilevel"/>
    <w:tmpl w:val="2D2E8DA6"/>
    <w:lvl w:ilvl="0" w:tplc="0936CBB6">
      <w:start w:val="1"/>
      <w:numFmt w:val="decimal"/>
      <w:suff w:val="space"/>
      <w:lvlText w:val="%1."/>
      <w:lvlJc w:val="left"/>
      <w:pPr>
        <w:ind w:left="1134" w:hanging="283"/>
      </w:pPr>
      <w:rPr>
        <w:rFonts w:hint="default"/>
        <w:b w:val="0"/>
        <w:color w:val="auto"/>
        <w:sz w:val="24"/>
        <w:szCs w:val="24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6339F2"/>
    <w:multiLevelType w:val="multilevel"/>
    <w:tmpl w:val="5FF6E45C"/>
    <w:lvl w:ilvl="0">
      <w:start w:val="1"/>
      <w:numFmt w:val="decimal"/>
      <w:lvlText w:val="%1."/>
      <w:lvlJc w:val="left"/>
      <w:pPr>
        <w:ind w:left="10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E6A3734"/>
    <w:multiLevelType w:val="hybridMultilevel"/>
    <w:tmpl w:val="283852BC"/>
    <w:lvl w:ilvl="0" w:tplc="8C30A9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635D3F"/>
    <w:multiLevelType w:val="multilevel"/>
    <w:tmpl w:val="1826D010"/>
    <w:lvl w:ilvl="0">
      <w:start w:val="3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6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6A90C1B"/>
    <w:multiLevelType w:val="multilevel"/>
    <w:tmpl w:val="58DEA836"/>
    <w:lvl w:ilvl="0">
      <w:start w:val="2"/>
      <w:numFmt w:val="decimal"/>
      <w:lvlText w:val="%1."/>
      <w:lvlJc w:val="left"/>
      <w:pPr>
        <w:ind w:left="10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96A2364"/>
    <w:multiLevelType w:val="hybridMultilevel"/>
    <w:tmpl w:val="D8FE401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8C751D"/>
    <w:multiLevelType w:val="hybridMultilevel"/>
    <w:tmpl w:val="69AC69B6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4"/>
  </w:num>
  <w:num w:numId="3">
    <w:abstractNumId w:val="30"/>
  </w:num>
  <w:num w:numId="4">
    <w:abstractNumId w:val="10"/>
  </w:num>
  <w:num w:numId="5">
    <w:abstractNumId w:val="42"/>
  </w:num>
  <w:num w:numId="6">
    <w:abstractNumId w:val="14"/>
  </w:num>
  <w:num w:numId="7">
    <w:abstractNumId w:val="23"/>
  </w:num>
  <w:num w:numId="8">
    <w:abstractNumId w:val="11"/>
  </w:num>
  <w:num w:numId="9">
    <w:abstractNumId w:val="41"/>
  </w:num>
  <w:num w:numId="10">
    <w:abstractNumId w:val="40"/>
  </w:num>
  <w:num w:numId="11">
    <w:abstractNumId w:val="36"/>
  </w:num>
  <w:num w:numId="12">
    <w:abstractNumId w:val="44"/>
  </w:num>
  <w:num w:numId="13">
    <w:abstractNumId w:val="47"/>
  </w:num>
  <w:num w:numId="14">
    <w:abstractNumId w:val="46"/>
  </w:num>
  <w:num w:numId="15">
    <w:abstractNumId w:val="8"/>
  </w:num>
  <w:num w:numId="16">
    <w:abstractNumId w:val="33"/>
  </w:num>
  <w:num w:numId="17">
    <w:abstractNumId w:val="20"/>
  </w:num>
  <w:num w:numId="18">
    <w:abstractNumId w:val="49"/>
  </w:num>
  <w:num w:numId="19">
    <w:abstractNumId w:val="0"/>
  </w:num>
  <w:num w:numId="20">
    <w:abstractNumId w:val="6"/>
  </w:num>
  <w:num w:numId="21">
    <w:abstractNumId w:val="38"/>
  </w:num>
  <w:num w:numId="22">
    <w:abstractNumId w:val="37"/>
  </w:num>
  <w:num w:numId="23">
    <w:abstractNumId w:val="16"/>
  </w:num>
  <w:num w:numId="24">
    <w:abstractNumId w:val="39"/>
  </w:num>
  <w:num w:numId="25">
    <w:abstractNumId w:val="43"/>
  </w:num>
  <w:num w:numId="26">
    <w:abstractNumId w:val="12"/>
  </w:num>
  <w:num w:numId="27">
    <w:abstractNumId w:val="22"/>
  </w:num>
  <w:num w:numId="28">
    <w:abstractNumId w:val="2"/>
  </w:num>
  <w:num w:numId="29">
    <w:abstractNumId w:val="17"/>
  </w:num>
  <w:num w:numId="30">
    <w:abstractNumId w:val="9"/>
  </w:num>
  <w:num w:numId="31">
    <w:abstractNumId w:val="32"/>
  </w:num>
  <w:num w:numId="32">
    <w:abstractNumId w:val="34"/>
  </w:num>
  <w:num w:numId="33">
    <w:abstractNumId w:val="25"/>
  </w:num>
  <w:num w:numId="34">
    <w:abstractNumId w:val="27"/>
  </w:num>
  <w:num w:numId="35">
    <w:abstractNumId w:val="28"/>
  </w:num>
  <w:num w:numId="36">
    <w:abstractNumId w:val="15"/>
  </w:num>
  <w:num w:numId="37">
    <w:abstractNumId w:val="26"/>
  </w:num>
  <w:num w:numId="38">
    <w:abstractNumId w:val="48"/>
  </w:num>
  <w:num w:numId="39">
    <w:abstractNumId w:val="18"/>
  </w:num>
  <w:num w:numId="40">
    <w:abstractNumId w:val="3"/>
  </w:num>
  <w:num w:numId="41">
    <w:abstractNumId w:val="21"/>
  </w:num>
  <w:num w:numId="42">
    <w:abstractNumId w:val="19"/>
  </w:num>
  <w:num w:numId="43">
    <w:abstractNumId w:val="7"/>
  </w:num>
  <w:num w:numId="44">
    <w:abstractNumId w:val="5"/>
  </w:num>
  <w:num w:numId="45">
    <w:abstractNumId w:val="31"/>
  </w:num>
  <w:num w:numId="46">
    <w:abstractNumId w:val="45"/>
  </w:num>
  <w:num w:numId="47">
    <w:abstractNumId w:val="13"/>
  </w:num>
  <w:num w:numId="48">
    <w:abstractNumId w:val="4"/>
  </w:num>
  <w:num w:numId="49">
    <w:abstractNumId w:val="29"/>
  </w:num>
  <w:num w:numId="50">
    <w:abstractNumId w:val="35"/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Жумагалиев Темиржан Маратулы">
    <w15:presenceInfo w15:providerId="AD" w15:userId="S-1-5-21-622513670-2817620298-2537078130-37268"/>
  </w15:person>
  <w15:person w15:author="Windows User">
    <w15:presenceInfo w15:providerId="Windows Live" w15:userId="41d08cd7cb2536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trackRevisions/>
  <w:documentProtection w:edit="trackedChange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32E"/>
    <w:rsid w:val="00004E1A"/>
    <w:rsid w:val="00007E3D"/>
    <w:rsid w:val="00011E4D"/>
    <w:rsid w:val="00021C52"/>
    <w:rsid w:val="0002282D"/>
    <w:rsid w:val="00040923"/>
    <w:rsid w:val="00047276"/>
    <w:rsid w:val="00052D12"/>
    <w:rsid w:val="00065658"/>
    <w:rsid w:val="00065F51"/>
    <w:rsid w:val="000669A2"/>
    <w:rsid w:val="0007406B"/>
    <w:rsid w:val="000741DF"/>
    <w:rsid w:val="00086522"/>
    <w:rsid w:val="00090C1B"/>
    <w:rsid w:val="000A183D"/>
    <w:rsid w:val="000A4FF4"/>
    <w:rsid w:val="000A5517"/>
    <w:rsid w:val="000A7B3A"/>
    <w:rsid w:val="000B3F49"/>
    <w:rsid w:val="000C3720"/>
    <w:rsid w:val="000C3D2E"/>
    <w:rsid w:val="000E0BC2"/>
    <w:rsid w:val="000E40CF"/>
    <w:rsid w:val="000F1763"/>
    <w:rsid w:val="000F5672"/>
    <w:rsid w:val="000F643A"/>
    <w:rsid w:val="001058FC"/>
    <w:rsid w:val="00114E11"/>
    <w:rsid w:val="00121F20"/>
    <w:rsid w:val="00132CE3"/>
    <w:rsid w:val="0013432F"/>
    <w:rsid w:val="00141AFB"/>
    <w:rsid w:val="00142B8D"/>
    <w:rsid w:val="00144460"/>
    <w:rsid w:val="001465D6"/>
    <w:rsid w:val="00153CDD"/>
    <w:rsid w:val="00157408"/>
    <w:rsid w:val="0016354E"/>
    <w:rsid w:val="00163D76"/>
    <w:rsid w:val="00165EE2"/>
    <w:rsid w:val="00182C6A"/>
    <w:rsid w:val="001938F0"/>
    <w:rsid w:val="001956DC"/>
    <w:rsid w:val="001A11FE"/>
    <w:rsid w:val="001A7459"/>
    <w:rsid w:val="001B70D8"/>
    <w:rsid w:val="001C3FD3"/>
    <w:rsid w:val="001C4A83"/>
    <w:rsid w:val="001D2623"/>
    <w:rsid w:val="001D3EA9"/>
    <w:rsid w:val="001D58C1"/>
    <w:rsid w:val="001E255E"/>
    <w:rsid w:val="001E351E"/>
    <w:rsid w:val="001E5A37"/>
    <w:rsid w:val="00205DD4"/>
    <w:rsid w:val="00214E74"/>
    <w:rsid w:val="00220AFF"/>
    <w:rsid w:val="00230244"/>
    <w:rsid w:val="00230EB0"/>
    <w:rsid w:val="00235C30"/>
    <w:rsid w:val="00241A99"/>
    <w:rsid w:val="002507B6"/>
    <w:rsid w:val="00250D73"/>
    <w:rsid w:val="002535E6"/>
    <w:rsid w:val="00263595"/>
    <w:rsid w:val="00264019"/>
    <w:rsid w:val="00265407"/>
    <w:rsid w:val="002672FF"/>
    <w:rsid w:val="00271F05"/>
    <w:rsid w:val="00275846"/>
    <w:rsid w:val="00283E79"/>
    <w:rsid w:val="00291039"/>
    <w:rsid w:val="00295EE3"/>
    <w:rsid w:val="002A2042"/>
    <w:rsid w:val="002A2704"/>
    <w:rsid w:val="002B716F"/>
    <w:rsid w:val="002D5D31"/>
    <w:rsid w:val="002D5E31"/>
    <w:rsid w:val="002E0F60"/>
    <w:rsid w:val="002E7120"/>
    <w:rsid w:val="00301AAA"/>
    <w:rsid w:val="00301F80"/>
    <w:rsid w:val="00305411"/>
    <w:rsid w:val="00306132"/>
    <w:rsid w:val="0031262A"/>
    <w:rsid w:val="003132A1"/>
    <w:rsid w:val="00314826"/>
    <w:rsid w:val="003209D9"/>
    <w:rsid w:val="00321B73"/>
    <w:rsid w:val="00340129"/>
    <w:rsid w:val="00340767"/>
    <w:rsid w:val="00350078"/>
    <w:rsid w:val="00352B6E"/>
    <w:rsid w:val="00356F8A"/>
    <w:rsid w:val="00362E01"/>
    <w:rsid w:val="00363FDD"/>
    <w:rsid w:val="00375289"/>
    <w:rsid w:val="00380C83"/>
    <w:rsid w:val="003818D3"/>
    <w:rsid w:val="00392500"/>
    <w:rsid w:val="003B1F45"/>
    <w:rsid w:val="003B2140"/>
    <w:rsid w:val="003B6A6E"/>
    <w:rsid w:val="003C2F48"/>
    <w:rsid w:val="003D0018"/>
    <w:rsid w:val="003D59A4"/>
    <w:rsid w:val="003D6751"/>
    <w:rsid w:val="003E398C"/>
    <w:rsid w:val="003E3996"/>
    <w:rsid w:val="003F7C10"/>
    <w:rsid w:val="00403726"/>
    <w:rsid w:val="0040597E"/>
    <w:rsid w:val="004072DD"/>
    <w:rsid w:val="0044045C"/>
    <w:rsid w:val="00446FEC"/>
    <w:rsid w:val="0044735C"/>
    <w:rsid w:val="00451F01"/>
    <w:rsid w:val="00457556"/>
    <w:rsid w:val="004577FA"/>
    <w:rsid w:val="00472314"/>
    <w:rsid w:val="00476CEC"/>
    <w:rsid w:val="00486264"/>
    <w:rsid w:val="00491792"/>
    <w:rsid w:val="00495E3E"/>
    <w:rsid w:val="00496326"/>
    <w:rsid w:val="004B54B0"/>
    <w:rsid w:val="004C0833"/>
    <w:rsid w:val="004D21B7"/>
    <w:rsid w:val="004D6460"/>
    <w:rsid w:val="004E04F3"/>
    <w:rsid w:val="004E24AA"/>
    <w:rsid w:val="004E3AD9"/>
    <w:rsid w:val="004E6657"/>
    <w:rsid w:val="004F2A45"/>
    <w:rsid w:val="004F3C49"/>
    <w:rsid w:val="00504330"/>
    <w:rsid w:val="0051173C"/>
    <w:rsid w:val="005151D5"/>
    <w:rsid w:val="00515B85"/>
    <w:rsid w:val="005175FE"/>
    <w:rsid w:val="00530014"/>
    <w:rsid w:val="00532744"/>
    <w:rsid w:val="005332EF"/>
    <w:rsid w:val="005445BF"/>
    <w:rsid w:val="00556761"/>
    <w:rsid w:val="0056458B"/>
    <w:rsid w:val="00574E01"/>
    <w:rsid w:val="00575741"/>
    <w:rsid w:val="005776E0"/>
    <w:rsid w:val="0058038A"/>
    <w:rsid w:val="00581490"/>
    <w:rsid w:val="0058221D"/>
    <w:rsid w:val="00593DAC"/>
    <w:rsid w:val="005A1AE9"/>
    <w:rsid w:val="005B164A"/>
    <w:rsid w:val="005B38DE"/>
    <w:rsid w:val="005B561C"/>
    <w:rsid w:val="005C3E78"/>
    <w:rsid w:val="005D0652"/>
    <w:rsid w:val="005D06D9"/>
    <w:rsid w:val="005D2C45"/>
    <w:rsid w:val="005E7033"/>
    <w:rsid w:val="005F1F75"/>
    <w:rsid w:val="00600668"/>
    <w:rsid w:val="00600A22"/>
    <w:rsid w:val="00603052"/>
    <w:rsid w:val="006035EF"/>
    <w:rsid w:val="00604810"/>
    <w:rsid w:val="006077A8"/>
    <w:rsid w:val="00611D0C"/>
    <w:rsid w:val="00614BC0"/>
    <w:rsid w:val="006221E3"/>
    <w:rsid w:val="006233CF"/>
    <w:rsid w:val="0062732E"/>
    <w:rsid w:val="00633CC1"/>
    <w:rsid w:val="006403F9"/>
    <w:rsid w:val="00647355"/>
    <w:rsid w:val="00651A59"/>
    <w:rsid w:val="00652E3A"/>
    <w:rsid w:val="00657FCF"/>
    <w:rsid w:val="0068184D"/>
    <w:rsid w:val="006A2A79"/>
    <w:rsid w:val="006A32A9"/>
    <w:rsid w:val="006A56A6"/>
    <w:rsid w:val="006A7040"/>
    <w:rsid w:val="006C715D"/>
    <w:rsid w:val="006D151C"/>
    <w:rsid w:val="006D4446"/>
    <w:rsid w:val="006F5A4E"/>
    <w:rsid w:val="006F5F1E"/>
    <w:rsid w:val="00700086"/>
    <w:rsid w:val="0070609B"/>
    <w:rsid w:val="0071333E"/>
    <w:rsid w:val="007139FA"/>
    <w:rsid w:val="00725F2A"/>
    <w:rsid w:val="00736381"/>
    <w:rsid w:val="00740650"/>
    <w:rsid w:val="00743831"/>
    <w:rsid w:val="00770589"/>
    <w:rsid w:val="00770CDB"/>
    <w:rsid w:val="00775BD5"/>
    <w:rsid w:val="00791A8E"/>
    <w:rsid w:val="0079764B"/>
    <w:rsid w:val="007B0F26"/>
    <w:rsid w:val="007B43C8"/>
    <w:rsid w:val="007B6F08"/>
    <w:rsid w:val="007C327B"/>
    <w:rsid w:val="007D5F0C"/>
    <w:rsid w:val="007E26D7"/>
    <w:rsid w:val="007E684D"/>
    <w:rsid w:val="007F425F"/>
    <w:rsid w:val="007F6035"/>
    <w:rsid w:val="0080323C"/>
    <w:rsid w:val="00803712"/>
    <w:rsid w:val="00805BBE"/>
    <w:rsid w:val="00810997"/>
    <w:rsid w:val="00820289"/>
    <w:rsid w:val="0082694C"/>
    <w:rsid w:val="008318DB"/>
    <w:rsid w:val="00831AA2"/>
    <w:rsid w:val="00836A9F"/>
    <w:rsid w:val="00843A12"/>
    <w:rsid w:val="008442C2"/>
    <w:rsid w:val="00851BED"/>
    <w:rsid w:val="008520A9"/>
    <w:rsid w:val="008625E1"/>
    <w:rsid w:val="008648C3"/>
    <w:rsid w:val="00865376"/>
    <w:rsid w:val="008668EE"/>
    <w:rsid w:val="008702FA"/>
    <w:rsid w:val="008729FB"/>
    <w:rsid w:val="00872C55"/>
    <w:rsid w:val="008747A5"/>
    <w:rsid w:val="00876675"/>
    <w:rsid w:val="008848EC"/>
    <w:rsid w:val="008916DA"/>
    <w:rsid w:val="00897424"/>
    <w:rsid w:val="008A2E76"/>
    <w:rsid w:val="008A5DB5"/>
    <w:rsid w:val="008B3961"/>
    <w:rsid w:val="008B540A"/>
    <w:rsid w:val="008B54D3"/>
    <w:rsid w:val="008B7DE1"/>
    <w:rsid w:val="008C42B8"/>
    <w:rsid w:val="008E21D6"/>
    <w:rsid w:val="008E3CE0"/>
    <w:rsid w:val="008E6D9D"/>
    <w:rsid w:val="008F01A2"/>
    <w:rsid w:val="008F451B"/>
    <w:rsid w:val="00904371"/>
    <w:rsid w:val="009054EE"/>
    <w:rsid w:val="00910DD9"/>
    <w:rsid w:val="00917A66"/>
    <w:rsid w:val="00935437"/>
    <w:rsid w:val="009360D5"/>
    <w:rsid w:val="00943328"/>
    <w:rsid w:val="00962B61"/>
    <w:rsid w:val="00963476"/>
    <w:rsid w:val="00965588"/>
    <w:rsid w:val="009662F7"/>
    <w:rsid w:val="009738BD"/>
    <w:rsid w:val="00981FDC"/>
    <w:rsid w:val="0098649C"/>
    <w:rsid w:val="009878DD"/>
    <w:rsid w:val="00994B47"/>
    <w:rsid w:val="00996A57"/>
    <w:rsid w:val="009A7D80"/>
    <w:rsid w:val="009B0E20"/>
    <w:rsid w:val="009B2941"/>
    <w:rsid w:val="009B4E2F"/>
    <w:rsid w:val="009C54C1"/>
    <w:rsid w:val="009D0D53"/>
    <w:rsid w:val="009D7660"/>
    <w:rsid w:val="009E67B5"/>
    <w:rsid w:val="009F1F77"/>
    <w:rsid w:val="00A00DB0"/>
    <w:rsid w:val="00A12F73"/>
    <w:rsid w:val="00A22F45"/>
    <w:rsid w:val="00A27619"/>
    <w:rsid w:val="00A30ECB"/>
    <w:rsid w:val="00A37A18"/>
    <w:rsid w:val="00A40059"/>
    <w:rsid w:val="00A4018D"/>
    <w:rsid w:val="00A45055"/>
    <w:rsid w:val="00A56AD1"/>
    <w:rsid w:val="00A60903"/>
    <w:rsid w:val="00A63D70"/>
    <w:rsid w:val="00A6569F"/>
    <w:rsid w:val="00A66A95"/>
    <w:rsid w:val="00A6703A"/>
    <w:rsid w:val="00A6741F"/>
    <w:rsid w:val="00A67A58"/>
    <w:rsid w:val="00A86352"/>
    <w:rsid w:val="00A9082C"/>
    <w:rsid w:val="00AA3768"/>
    <w:rsid w:val="00AB3E55"/>
    <w:rsid w:val="00AB62E5"/>
    <w:rsid w:val="00AB7CA8"/>
    <w:rsid w:val="00AC7620"/>
    <w:rsid w:val="00AC7761"/>
    <w:rsid w:val="00AC7D35"/>
    <w:rsid w:val="00AE3F77"/>
    <w:rsid w:val="00B00688"/>
    <w:rsid w:val="00B078B0"/>
    <w:rsid w:val="00B1256B"/>
    <w:rsid w:val="00B214E0"/>
    <w:rsid w:val="00B22618"/>
    <w:rsid w:val="00B22F15"/>
    <w:rsid w:val="00B24A4D"/>
    <w:rsid w:val="00B25146"/>
    <w:rsid w:val="00B26638"/>
    <w:rsid w:val="00B2795D"/>
    <w:rsid w:val="00B4563B"/>
    <w:rsid w:val="00B5150D"/>
    <w:rsid w:val="00B5218B"/>
    <w:rsid w:val="00B55476"/>
    <w:rsid w:val="00B568EF"/>
    <w:rsid w:val="00B6512C"/>
    <w:rsid w:val="00B70CFB"/>
    <w:rsid w:val="00B77D6C"/>
    <w:rsid w:val="00B90EEE"/>
    <w:rsid w:val="00B936B7"/>
    <w:rsid w:val="00BA1DDA"/>
    <w:rsid w:val="00BA6BC1"/>
    <w:rsid w:val="00BB080A"/>
    <w:rsid w:val="00BB1358"/>
    <w:rsid w:val="00BB13A5"/>
    <w:rsid w:val="00BB1F88"/>
    <w:rsid w:val="00BB3CC9"/>
    <w:rsid w:val="00BC176E"/>
    <w:rsid w:val="00BC6BE3"/>
    <w:rsid w:val="00BD106E"/>
    <w:rsid w:val="00BD2264"/>
    <w:rsid w:val="00BE6AB9"/>
    <w:rsid w:val="00BF6B64"/>
    <w:rsid w:val="00C07A56"/>
    <w:rsid w:val="00C1406D"/>
    <w:rsid w:val="00C1442F"/>
    <w:rsid w:val="00C14EEF"/>
    <w:rsid w:val="00C15129"/>
    <w:rsid w:val="00C2430C"/>
    <w:rsid w:val="00C37828"/>
    <w:rsid w:val="00C43BB8"/>
    <w:rsid w:val="00C45106"/>
    <w:rsid w:val="00C452B9"/>
    <w:rsid w:val="00C667B6"/>
    <w:rsid w:val="00C84244"/>
    <w:rsid w:val="00C934B1"/>
    <w:rsid w:val="00C96765"/>
    <w:rsid w:val="00CB5920"/>
    <w:rsid w:val="00CC3AC2"/>
    <w:rsid w:val="00CE5FEB"/>
    <w:rsid w:val="00CF1CAB"/>
    <w:rsid w:val="00D17114"/>
    <w:rsid w:val="00D23A81"/>
    <w:rsid w:val="00D42E7F"/>
    <w:rsid w:val="00D43E1B"/>
    <w:rsid w:val="00D44642"/>
    <w:rsid w:val="00D51975"/>
    <w:rsid w:val="00D524E0"/>
    <w:rsid w:val="00D52ADF"/>
    <w:rsid w:val="00D64A06"/>
    <w:rsid w:val="00D83A70"/>
    <w:rsid w:val="00D8496B"/>
    <w:rsid w:val="00D85339"/>
    <w:rsid w:val="00D92DA2"/>
    <w:rsid w:val="00DC472A"/>
    <w:rsid w:val="00DC6217"/>
    <w:rsid w:val="00DC6D57"/>
    <w:rsid w:val="00DD39FA"/>
    <w:rsid w:val="00DD4AD7"/>
    <w:rsid w:val="00DD59FF"/>
    <w:rsid w:val="00DD7958"/>
    <w:rsid w:val="00DE1FE6"/>
    <w:rsid w:val="00DE2596"/>
    <w:rsid w:val="00DE5353"/>
    <w:rsid w:val="00DF0BFC"/>
    <w:rsid w:val="00DF1D1A"/>
    <w:rsid w:val="00DF6301"/>
    <w:rsid w:val="00E11980"/>
    <w:rsid w:val="00E25341"/>
    <w:rsid w:val="00E32C3C"/>
    <w:rsid w:val="00E47BBC"/>
    <w:rsid w:val="00E62D8A"/>
    <w:rsid w:val="00E63230"/>
    <w:rsid w:val="00E6492D"/>
    <w:rsid w:val="00E67274"/>
    <w:rsid w:val="00E712FF"/>
    <w:rsid w:val="00E7235B"/>
    <w:rsid w:val="00E732C4"/>
    <w:rsid w:val="00E83A45"/>
    <w:rsid w:val="00E84A02"/>
    <w:rsid w:val="00EA6179"/>
    <w:rsid w:val="00EA6B15"/>
    <w:rsid w:val="00EC6CA6"/>
    <w:rsid w:val="00EE0953"/>
    <w:rsid w:val="00EE2B88"/>
    <w:rsid w:val="00EF1207"/>
    <w:rsid w:val="00EF1313"/>
    <w:rsid w:val="00F0055B"/>
    <w:rsid w:val="00F009EE"/>
    <w:rsid w:val="00F10462"/>
    <w:rsid w:val="00F2060C"/>
    <w:rsid w:val="00F23ABE"/>
    <w:rsid w:val="00F368E9"/>
    <w:rsid w:val="00F370AA"/>
    <w:rsid w:val="00F4503B"/>
    <w:rsid w:val="00F63F0C"/>
    <w:rsid w:val="00F71D85"/>
    <w:rsid w:val="00F73868"/>
    <w:rsid w:val="00F74583"/>
    <w:rsid w:val="00F74F02"/>
    <w:rsid w:val="00F80567"/>
    <w:rsid w:val="00F81358"/>
    <w:rsid w:val="00F827FE"/>
    <w:rsid w:val="00F839CC"/>
    <w:rsid w:val="00F8425E"/>
    <w:rsid w:val="00F844E7"/>
    <w:rsid w:val="00FA29B8"/>
    <w:rsid w:val="00FA696A"/>
    <w:rsid w:val="00FA7651"/>
    <w:rsid w:val="00FB08A3"/>
    <w:rsid w:val="00FB45B7"/>
    <w:rsid w:val="00FB7A3C"/>
    <w:rsid w:val="00FC001C"/>
    <w:rsid w:val="00FC080F"/>
    <w:rsid w:val="00FC36D7"/>
    <w:rsid w:val="00FD1B22"/>
    <w:rsid w:val="00FD4E8F"/>
    <w:rsid w:val="00FD552A"/>
    <w:rsid w:val="00FE1EF6"/>
    <w:rsid w:val="00FE27E3"/>
    <w:rsid w:val="00FE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EC126"/>
  <w15:chartTrackingRefBased/>
  <w15:docId w15:val="{02A1E214-4EE6-4C8B-95B5-F3EEBA7D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7FA"/>
  </w:style>
  <w:style w:type="paragraph" w:styleId="1">
    <w:name w:val="heading 1"/>
    <w:basedOn w:val="a"/>
    <w:next w:val="a"/>
    <w:link w:val="10"/>
    <w:uiPriority w:val="9"/>
    <w:qFormat/>
    <w:rsid w:val="00486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48626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4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48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8626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4862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8626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31">
    <w:name w:val="Body Text 3"/>
    <w:basedOn w:val="a"/>
    <w:link w:val="32"/>
    <w:rsid w:val="00486264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0"/>
    <w:link w:val="31"/>
    <w:rsid w:val="00486264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1">
    <w:name w:val="Знак Знак1"/>
    <w:rsid w:val="00486264"/>
    <w:rPr>
      <w:rFonts w:ascii="Times New Roman" w:eastAsia="Times New Roman" w:hAnsi="Times New Roman" w:cs="Times New Roman"/>
      <w:sz w:val="24"/>
    </w:rPr>
  </w:style>
  <w:style w:type="character" w:styleId="a4">
    <w:name w:val="annotation reference"/>
    <w:uiPriority w:val="99"/>
    <w:semiHidden/>
    <w:rsid w:val="0048626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rsid w:val="004862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862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86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486264"/>
    <w:rPr>
      <w:rFonts w:ascii="Segoe UI" w:hAnsi="Segoe UI" w:cs="Segoe UI"/>
      <w:sz w:val="18"/>
      <w:szCs w:val="18"/>
    </w:rPr>
  </w:style>
  <w:style w:type="paragraph" w:styleId="a9">
    <w:name w:val="List Paragraph"/>
    <w:aliases w:val="Heading1,Colorful List - Accent 11,Абзац,маркированный"/>
    <w:basedOn w:val="a"/>
    <w:link w:val="aa"/>
    <w:uiPriority w:val="34"/>
    <w:qFormat/>
    <w:rsid w:val="003D0018"/>
    <w:pPr>
      <w:ind w:left="720"/>
      <w:contextualSpacing/>
    </w:pPr>
  </w:style>
  <w:style w:type="paragraph" w:styleId="ab">
    <w:name w:val="annotation subject"/>
    <w:basedOn w:val="a5"/>
    <w:next w:val="a5"/>
    <w:link w:val="ac"/>
    <w:uiPriority w:val="99"/>
    <w:semiHidden/>
    <w:unhideWhenUsed/>
    <w:rsid w:val="00205DD4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c">
    <w:name w:val="Тема примечания Знак"/>
    <w:basedOn w:val="a6"/>
    <w:link w:val="ab"/>
    <w:uiPriority w:val="99"/>
    <w:semiHidden/>
    <w:rsid w:val="00205DD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Revision"/>
    <w:hidden/>
    <w:uiPriority w:val="99"/>
    <w:semiHidden/>
    <w:rsid w:val="00FC080F"/>
    <w:pPr>
      <w:spacing w:after="0" w:line="240" w:lineRule="auto"/>
    </w:pPr>
  </w:style>
  <w:style w:type="paragraph" w:customStyle="1" w:styleId="Default">
    <w:name w:val="Default"/>
    <w:rsid w:val="00BD22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DE1FE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648C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StyleHTScoverheadingredLatin28pt">
    <w:name w:val="Style HTS cover heading red + (Latin) 28 pt"/>
    <w:basedOn w:val="a"/>
    <w:link w:val="StyleHTScoverheadingredLatin28ptCharChar"/>
    <w:rsid w:val="008648C3"/>
    <w:pPr>
      <w:spacing w:after="0" w:line="240" w:lineRule="auto"/>
    </w:pPr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character" w:customStyle="1" w:styleId="StyleHTScoverheadingredLatin28ptCharChar">
    <w:name w:val="Style HTS cover heading red + (Latin) 28 pt Char Char"/>
    <w:link w:val="StyleHTScoverheadingredLatin28pt"/>
    <w:rsid w:val="008648C3"/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paragraph" w:customStyle="1" w:styleId="commentary">
    <w:name w:val="commentary"/>
    <w:basedOn w:val="a"/>
    <w:rsid w:val="008648C3"/>
    <w:pPr>
      <w:widowControl w:val="0"/>
      <w:spacing w:before="60" w:after="60" w:line="240" w:lineRule="atLeast"/>
    </w:pPr>
    <w:rPr>
      <w:rFonts w:ascii="Times New Roman" w:eastAsia="Times New Roman" w:hAnsi="Times New Roman" w:cs="Times New Roman"/>
      <w:i/>
      <w:vanish/>
      <w:color w:val="0000FF"/>
      <w:sz w:val="20"/>
      <w:szCs w:val="20"/>
      <w:lang w:val="en-GB"/>
    </w:rPr>
  </w:style>
  <w:style w:type="table" w:styleId="af">
    <w:name w:val="Table Grid"/>
    <w:basedOn w:val="a1"/>
    <w:uiPriority w:val="39"/>
    <w:rsid w:val="00146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14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1465D6"/>
  </w:style>
  <w:style w:type="paragraph" w:styleId="af2">
    <w:name w:val="footer"/>
    <w:basedOn w:val="a"/>
    <w:link w:val="af3"/>
    <w:uiPriority w:val="99"/>
    <w:unhideWhenUsed/>
    <w:rsid w:val="0014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1465D6"/>
  </w:style>
  <w:style w:type="character" w:customStyle="1" w:styleId="aa">
    <w:name w:val="Абзац списка Знак"/>
    <w:aliases w:val="Heading1 Знак,Colorful List - Accent 11 Знак,Абзац Знак,маркированный Знак"/>
    <w:link w:val="a9"/>
    <w:uiPriority w:val="34"/>
    <w:rsid w:val="001465D6"/>
  </w:style>
  <w:style w:type="paragraph" w:styleId="af4">
    <w:name w:val="footnote text"/>
    <w:basedOn w:val="a"/>
    <w:link w:val="af5"/>
    <w:uiPriority w:val="99"/>
    <w:rsid w:val="001465D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5">
    <w:name w:val="Текст сноски Знак"/>
    <w:basedOn w:val="a0"/>
    <w:link w:val="af4"/>
    <w:uiPriority w:val="99"/>
    <w:rsid w:val="001465D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uiPriority w:val="99"/>
    <w:rsid w:val="001465D6"/>
    <w:rPr>
      <w:vertAlign w:val="superscript"/>
    </w:rPr>
  </w:style>
  <w:style w:type="character" w:customStyle="1" w:styleId="30">
    <w:name w:val="Заголовок 3 Знак"/>
    <w:basedOn w:val="a0"/>
    <w:link w:val="3"/>
    <w:rsid w:val="001465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footnotedescription">
    <w:name w:val="footnote description"/>
    <w:next w:val="a"/>
    <w:link w:val="footnotedescriptionChar"/>
    <w:hidden/>
    <w:rsid w:val="001465D6"/>
    <w:pPr>
      <w:spacing w:after="0" w:line="272" w:lineRule="auto"/>
      <w:ind w:left="365" w:right="32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1465D6"/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mark">
    <w:name w:val="footnote mark"/>
    <w:hidden/>
    <w:rsid w:val="001465D6"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">
    <w:name w:val="TableGrid"/>
    <w:rsid w:val="001465D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bankrbk.k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hyperlink" Target="https://egov.kz/cms/ru/articles/registration_mobilebase" TargetMode="External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___Microsoft_PowerPoint.pptx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858ED-F34C-4ADF-8F08-0F4194703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18</Pages>
  <Words>5034</Words>
  <Characters>28698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Петрик</dc:creator>
  <cp:keywords/>
  <dc:description/>
  <cp:lastModifiedBy>Windows User</cp:lastModifiedBy>
  <cp:revision>19</cp:revision>
  <dcterms:created xsi:type="dcterms:W3CDTF">2022-09-12T11:18:00Z</dcterms:created>
  <dcterms:modified xsi:type="dcterms:W3CDTF">2023-09-28T12:03:00Z</dcterms:modified>
</cp:coreProperties>
</file>