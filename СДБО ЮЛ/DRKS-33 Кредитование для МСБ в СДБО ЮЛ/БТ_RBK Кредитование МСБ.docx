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A9B9D9" w14:textId="77777777" w:rsidR="006840B1" w:rsidRPr="006840B1" w:rsidRDefault="006840B1" w:rsidP="006840B1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rFonts w:cstheme="minorHAnsi"/>
          <w:b/>
          <w:lang w:eastAsia="ru-RU"/>
        </w:rPr>
      </w:pPr>
      <w:r w:rsidRPr="006840B1">
        <w:rPr>
          <w:rFonts w:cstheme="minorHAnsi"/>
          <w:b/>
          <w:lang w:eastAsia="ru-RU"/>
        </w:rPr>
        <w:t>Приложение 1</w:t>
      </w:r>
    </w:p>
    <w:p w14:paraId="374B7A6C" w14:textId="77777777" w:rsidR="006840B1" w:rsidRPr="006840B1" w:rsidRDefault="006840B1" w:rsidP="006840B1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rFonts w:cstheme="minorHAnsi"/>
          <w:lang w:eastAsia="ru-RU"/>
        </w:rPr>
      </w:pPr>
      <w:r w:rsidRPr="006840B1">
        <w:rPr>
          <w:rFonts w:cstheme="minorHAnsi"/>
          <w:lang w:eastAsia="ru-RU"/>
        </w:rPr>
        <w:t xml:space="preserve">к Правилам по автоматизации </w:t>
      </w:r>
    </w:p>
    <w:p w14:paraId="65A44ABD" w14:textId="77777777" w:rsidR="006840B1" w:rsidRPr="006840B1" w:rsidRDefault="006840B1" w:rsidP="006840B1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rFonts w:cstheme="minorHAnsi"/>
          <w:lang w:eastAsia="ru-RU"/>
        </w:rPr>
      </w:pPr>
      <w:r w:rsidRPr="006840B1">
        <w:rPr>
          <w:rFonts w:cstheme="minorHAnsi"/>
          <w:lang w:eastAsia="ru-RU"/>
        </w:rPr>
        <w:t>банковских технологических процессов</w:t>
      </w:r>
    </w:p>
    <w:p w14:paraId="6AD415C4" w14:textId="77777777" w:rsidR="006840B1" w:rsidRPr="006840B1" w:rsidRDefault="006840B1" w:rsidP="006840B1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rFonts w:cstheme="minorHAnsi"/>
          <w:lang w:eastAsia="ru-RU"/>
        </w:rPr>
      </w:pPr>
      <w:r w:rsidRPr="006840B1">
        <w:rPr>
          <w:rFonts w:cstheme="minorHAnsi"/>
          <w:lang w:eastAsia="ru-RU"/>
        </w:rPr>
        <w:t xml:space="preserve"> в АО «</w:t>
      </w:r>
      <w:r w:rsidRPr="006840B1">
        <w:rPr>
          <w:rFonts w:cstheme="minorHAnsi"/>
          <w:lang w:val="en-GB" w:eastAsia="ru-RU"/>
        </w:rPr>
        <w:t>Bank</w:t>
      </w:r>
      <w:r w:rsidRPr="006840B1">
        <w:rPr>
          <w:rFonts w:cstheme="minorHAnsi"/>
          <w:lang w:eastAsia="ru-RU"/>
        </w:rPr>
        <w:t xml:space="preserve"> </w:t>
      </w:r>
      <w:r w:rsidRPr="006840B1">
        <w:rPr>
          <w:rFonts w:cstheme="minorHAnsi"/>
          <w:lang w:val="en-GB" w:eastAsia="ru-RU"/>
        </w:rPr>
        <w:t>RBK</w:t>
      </w:r>
      <w:r w:rsidRPr="006840B1">
        <w:rPr>
          <w:rFonts w:cstheme="minorHAnsi"/>
          <w:lang w:eastAsia="ru-RU"/>
        </w:rPr>
        <w:t>»</w:t>
      </w:r>
    </w:p>
    <w:p w14:paraId="6553E9A0" w14:textId="77777777" w:rsidR="006840B1" w:rsidRPr="006840B1" w:rsidRDefault="006840B1" w:rsidP="006840B1">
      <w:pPr>
        <w:tabs>
          <w:tab w:val="left" w:pos="142"/>
          <w:tab w:val="left" w:pos="567"/>
        </w:tabs>
        <w:ind w:left="142"/>
        <w:rPr>
          <w:rFonts w:cstheme="minorHAnsi"/>
          <w:lang w:eastAsia="ru-RU"/>
        </w:rPr>
      </w:pPr>
    </w:p>
    <w:p w14:paraId="5F368ED7" w14:textId="77777777" w:rsidR="006840B1" w:rsidRPr="006840B1" w:rsidRDefault="006840B1" w:rsidP="006840B1">
      <w:pPr>
        <w:tabs>
          <w:tab w:val="left" w:pos="142"/>
          <w:tab w:val="left" w:pos="567"/>
        </w:tabs>
        <w:spacing w:after="0" w:line="240" w:lineRule="auto"/>
        <w:ind w:left="142"/>
        <w:jc w:val="center"/>
        <w:rPr>
          <w:rFonts w:eastAsia="Times" w:cstheme="minorHAnsi"/>
          <w:color w:val="404040"/>
        </w:rPr>
      </w:pPr>
      <w:r w:rsidRPr="006840B1">
        <w:rPr>
          <w:rFonts w:eastAsia="Times" w:cstheme="minorHAnsi"/>
          <w:color w:val="404040"/>
          <w:u w:val="single"/>
        </w:rPr>
        <w:t>Заявка на разработку</w:t>
      </w:r>
      <w:r w:rsidRPr="006840B1">
        <w:rPr>
          <w:rFonts w:eastAsia="Times" w:cstheme="minorHAnsi"/>
          <w:color w:val="404040"/>
        </w:rPr>
        <w:t xml:space="preserve"> / изменение программного обеспечения</w:t>
      </w:r>
    </w:p>
    <w:p w14:paraId="4B12C7A4" w14:textId="77777777" w:rsidR="006840B1" w:rsidRPr="006840B1" w:rsidRDefault="006840B1" w:rsidP="006840B1">
      <w:pPr>
        <w:tabs>
          <w:tab w:val="left" w:pos="142"/>
          <w:tab w:val="left" w:pos="567"/>
        </w:tabs>
        <w:spacing w:after="0" w:line="240" w:lineRule="auto"/>
        <w:ind w:left="142"/>
        <w:jc w:val="right"/>
        <w:rPr>
          <w:rFonts w:eastAsia="Times" w:cstheme="minorHAnsi"/>
          <w:color w:val="404040"/>
        </w:rPr>
      </w:pPr>
    </w:p>
    <w:p w14:paraId="2A81A9E2" w14:textId="77777777" w:rsidR="006840B1" w:rsidRPr="006840B1" w:rsidRDefault="006840B1" w:rsidP="006840B1">
      <w:pPr>
        <w:tabs>
          <w:tab w:val="left" w:pos="142"/>
          <w:tab w:val="left" w:pos="567"/>
        </w:tabs>
        <w:ind w:left="142"/>
        <w:jc w:val="right"/>
        <w:rPr>
          <w:rFonts w:cstheme="minorHAnsi"/>
          <w:b/>
          <w:color w:val="1F4E79"/>
        </w:rPr>
      </w:pPr>
      <w:r w:rsidRPr="006840B1">
        <w:rPr>
          <w:rFonts w:cstheme="minorHAnsi"/>
          <w:b/>
          <w:color w:val="1F4E79"/>
        </w:rPr>
        <w:t>Проект/Инициатива/</w:t>
      </w:r>
      <w:r w:rsidRPr="006840B1">
        <w:rPr>
          <w:rFonts w:cstheme="minorHAnsi"/>
          <w:b/>
          <w:color w:val="1F4E79"/>
          <w:u w:val="single"/>
        </w:rPr>
        <w:t>Заявка на разработку</w:t>
      </w:r>
    </w:p>
    <w:p w14:paraId="4B5F0BA2" w14:textId="77777777" w:rsidR="006840B1" w:rsidRPr="006840B1" w:rsidRDefault="006840B1" w:rsidP="006840B1">
      <w:pPr>
        <w:tabs>
          <w:tab w:val="left" w:pos="142"/>
          <w:tab w:val="left" w:pos="567"/>
        </w:tabs>
        <w:ind w:left="142"/>
        <w:jc w:val="right"/>
        <w:rPr>
          <w:rFonts w:cstheme="minorHAnsi"/>
          <w:b/>
          <w:color w:val="1F4E79"/>
        </w:rPr>
      </w:pPr>
      <w:r w:rsidRPr="006840B1">
        <w:rPr>
          <w:rFonts w:cstheme="minorHAnsi"/>
          <w:b/>
          <w:color w:val="1F4E79"/>
        </w:rPr>
        <w:t>[12.05.2023г.]</w:t>
      </w:r>
    </w:p>
    <w:p w14:paraId="184E191A" w14:textId="77777777" w:rsidR="006840B1" w:rsidRPr="006840B1" w:rsidRDefault="006840B1" w:rsidP="006840B1">
      <w:pPr>
        <w:tabs>
          <w:tab w:val="left" w:pos="142"/>
          <w:tab w:val="left" w:pos="567"/>
        </w:tabs>
        <w:ind w:left="142"/>
        <w:jc w:val="right"/>
        <w:rPr>
          <w:rFonts w:cstheme="minorHAnsi"/>
          <w:b/>
          <w:color w:val="1F4E79"/>
        </w:rPr>
      </w:pPr>
      <w:r w:rsidRPr="006840B1">
        <w:rPr>
          <w:rFonts w:cstheme="minorHAnsi"/>
          <w:b/>
          <w:color w:val="1F4E79"/>
        </w:rPr>
        <w:t>Версия 1.0</w:t>
      </w:r>
    </w:p>
    <w:p w14:paraId="0725A65B" w14:textId="77777777" w:rsidR="006840B1" w:rsidRPr="006840B1" w:rsidRDefault="006840B1" w:rsidP="006840B1">
      <w:pPr>
        <w:tabs>
          <w:tab w:val="left" w:pos="142"/>
          <w:tab w:val="left" w:pos="567"/>
        </w:tabs>
        <w:ind w:left="142"/>
        <w:rPr>
          <w:rFonts w:cstheme="minorHAnsi"/>
        </w:rPr>
      </w:pPr>
    </w:p>
    <w:p w14:paraId="4A6BB578" w14:textId="77777777" w:rsidR="006840B1" w:rsidRPr="006840B1" w:rsidRDefault="006840B1" w:rsidP="006840B1">
      <w:pPr>
        <w:tabs>
          <w:tab w:val="left" w:pos="142"/>
          <w:tab w:val="left" w:pos="567"/>
        </w:tabs>
        <w:spacing w:after="0" w:line="240" w:lineRule="auto"/>
        <w:ind w:left="142"/>
        <w:rPr>
          <w:rFonts w:eastAsia="Times" w:cstheme="minorHAnsi"/>
          <w:color w:val="646464"/>
          <w:lang w:val="en-US"/>
        </w:rPr>
      </w:pPr>
      <w:r w:rsidRPr="006840B1">
        <w:rPr>
          <w:rFonts w:eastAsia="Times" w:cstheme="minorHAnsi"/>
          <w:color w:val="646464"/>
        </w:rPr>
        <w:br w:type="page"/>
      </w:r>
    </w:p>
    <w:p w14:paraId="211D9037" w14:textId="77777777" w:rsidR="006840B1" w:rsidRPr="006840B1" w:rsidRDefault="006840B1" w:rsidP="006840B1">
      <w:pPr>
        <w:keepNext/>
        <w:numPr>
          <w:ilvl w:val="1"/>
          <w:numId w:val="1"/>
        </w:numPr>
        <w:tabs>
          <w:tab w:val="left" w:pos="142"/>
          <w:tab w:val="left" w:pos="567"/>
        </w:tabs>
        <w:spacing w:after="120" w:line="240" w:lineRule="auto"/>
        <w:jc w:val="center"/>
        <w:outlineLvl w:val="3"/>
        <w:rPr>
          <w:rFonts w:eastAsia="Times New Roman" w:cstheme="minorHAnsi"/>
          <w:bCs/>
          <w:i/>
          <w:iCs/>
          <w:caps/>
          <w:snapToGrid w:val="0"/>
          <w:color w:val="1F4E79"/>
        </w:rPr>
      </w:pPr>
      <w:r w:rsidRPr="006840B1">
        <w:rPr>
          <w:rFonts w:eastAsia="Times New Roman" w:cstheme="minorHAnsi"/>
          <w:bCs/>
          <w:i/>
          <w:iCs/>
          <w:caps/>
          <w:snapToGrid w:val="0"/>
          <w:color w:val="1F4E79"/>
        </w:rPr>
        <w:lastRenderedPageBreak/>
        <w:t>ИСТОРИЯ ИЗМЕНЕНИЙ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134"/>
        <w:gridCol w:w="7654"/>
      </w:tblGrid>
      <w:tr w:rsidR="006840B1" w:rsidRPr="006840B1" w14:paraId="583CF4B1" w14:textId="77777777" w:rsidTr="00E92520">
        <w:tc>
          <w:tcPr>
            <w:tcW w:w="1413" w:type="dxa"/>
            <w:shd w:val="clear" w:color="auto" w:fill="A6A6A6"/>
          </w:tcPr>
          <w:p w14:paraId="06325CBC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  <w:color w:val="000000"/>
              </w:rPr>
            </w:pPr>
            <w:r w:rsidRPr="006840B1">
              <w:rPr>
                <w:rFonts w:eastAsia="Calibri" w:cstheme="minorHAnsi"/>
                <w:b/>
                <w:bCs/>
                <w:color w:val="000000"/>
              </w:rPr>
              <w:t>Дата</w:t>
            </w:r>
          </w:p>
        </w:tc>
        <w:tc>
          <w:tcPr>
            <w:tcW w:w="1134" w:type="dxa"/>
            <w:shd w:val="clear" w:color="auto" w:fill="A6A6A6"/>
          </w:tcPr>
          <w:p w14:paraId="551C481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  <w:color w:val="000000"/>
              </w:rPr>
            </w:pPr>
            <w:r w:rsidRPr="006840B1">
              <w:rPr>
                <w:rFonts w:eastAsia="Calibri" w:cstheme="minorHAnsi"/>
                <w:b/>
                <w:bCs/>
                <w:color w:val="000000"/>
              </w:rPr>
              <w:t>Версия</w:t>
            </w:r>
          </w:p>
        </w:tc>
        <w:tc>
          <w:tcPr>
            <w:tcW w:w="7654" w:type="dxa"/>
            <w:shd w:val="clear" w:color="auto" w:fill="A6A6A6"/>
          </w:tcPr>
          <w:p w14:paraId="3906E2F0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  <w:color w:val="000000"/>
              </w:rPr>
            </w:pPr>
            <w:r w:rsidRPr="006840B1">
              <w:rPr>
                <w:rFonts w:eastAsia="Calibri" w:cstheme="minorHAnsi"/>
                <w:b/>
                <w:bCs/>
                <w:color w:val="000000"/>
              </w:rPr>
              <w:t>Описание изменений</w:t>
            </w:r>
          </w:p>
        </w:tc>
      </w:tr>
      <w:tr w:rsidR="006840B1" w:rsidRPr="006840B1" w14:paraId="100C8704" w14:textId="77777777" w:rsidTr="00E92520">
        <w:tc>
          <w:tcPr>
            <w:tcW w:w="1413" w:type="dxa"/>
            <w:shd w:val="clear" w:color="auto" w:fill="EAEAEA"/>
            <w:vAlign w:val="center"/>
          </w:tcPr>
          <w:p w14:paraId="35840C8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</w:rPr>
            </w:pPr>
            <w:r w:rsidRPr="006840B1">
              <w:rPr>
                <w:rFonts w:eastAsia="Calibri" w:cstheme="minorHAnsi"/>
                <w:b/>
                <w:bCs/>
                <w:lang w:val="en-US"/>
              </w:rPr>
              <w:t>12</w:t>
            </w:r>
            <w:r w:rsidRPr="006840B1">
              <w:rPr>
                <w:rFonts w:eastAsia="Calibri" w:cstheme="minorHAnsi"/>
                <w:b/>
                <w:bCs/>
              </w:rPr>
              <w:t>.0</w:t>
            </w:r>
            <w:r w:rsidRPr="006840B1">
              <w:rPr>
                <w:rFonts w:eastAsia="Calibri" w:cstheme="minorHAnsi"/>
                <w:b/>
                <w:bCs/>
                <w:lang w:val="en-US"/>
              </w:rPr>
              <w:t>5</w:t>
            </w:r>
            <w:r w:rsidRPr="006840B1">
              <w:rPr>
                <w:rFonts w:eastAsia="Calibri" w:cstheme="minorHAnsi"/>
                <w:b/>
                <w:bCs/>
              </w:rPr>
              <w:t>.2023</w:t>
            </w:r>
          </w:p>
        </w:tc>
        <w:tc>
          <w:tcPr>
            <w:tcW w:w="1134" w:type="dxa"/>
            <w:shd w:val="clear" w:color="auto" w:fill="EAEAEA"/>
            <w:vAlign w:val="center"/>
          </w:tcPr>
          <w:p w14:paraId="25E19C4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>1.0</w:t>
            </w:r>
          </w:p>
        </w:tc>
        <w:tc>
          <w:tcPr>
            <w:tcW w:w="7654" w:type="dxa"/>
            <w:shd w:val="clear" w:color="auto" w:fill="EAEAEA"/>
          </w:tcPr>
          <w:p w14:paraId="5B34B4E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jc w:val="both"/>
              <w:rPr>
                <w:rFonts w:cstheme="minorHAnsi"/>
                <w:lang w:eastAsia="ar-SA"/>
              </w:rPr>
            </w:pPr>
            <w:r w:rsidRPr="006840B1">
              <w:rPr>
                <w:rFonts w:cstheme="minorHAnsi"/>
                <w:lang w:eastAsia="ar-SA"/>
              </w:rPr>
              <w:t xml:space="preserve"> Реализация проекта </w:t>
            </w:r>
            <w:proofErr w:type="spellStart"/>
            <w:r w:rsidRPr="006840B1">
              <w:rPr>
                <w:rFonts w:cstheme="minorHAnsi"/>
                <w:lang w:eastAsia="ar-SA"/>
              </w:rPr>
              <w:t>Скоринг</w:t>
            </w:r>
            <w:proofErr w:type="spellEnd"/>
            <w:r w:rsidRPr="006840B1">
              <w:rPr>
                <w:rFonts w:cstheme="minorHAnsi"/>
                <w:lang w:eastAsia="ar-SA"/>
              </w:rPr>
              <w:t xml:space="preserve"> МСБ в кредитном конвейере  (автоматизация процесса </w:t>
            </w:r>
            <w:proofErr w:type="spellStart"/>
            <w:r w:rsidRPr="006840B1">
              <w:rPr>
                <w:rFonts w:cstheme="minorHAnsi"/>
                <w:lang w:eastAsia="ar-SA"/>
              </w:rPr>
              <w:t>беззалогового</w:t>
            </w:r>
            <w:proofErr w:type="spellEnd"/>
            <w:r w:rsidRPr="006840B1">
              <w:rPr>
                <w:rFonts w:cstheme="minorHAnsi"/>
                <w:lang w:eastAsia="ar-SA"/>
              </w:rPr>
              <w:t xml:space="preserve"> кредитования для ИП)</w:t>
            </w:r>
          </w:p>
        </w:tc>
      </w:tr>
      <w:tr w:rsidR="006840B1" w:rsidRPr="006840B1" w14:paraId="27E747D3" w14:textId="77777777" w:rsidTr="00E92520">
        <w:tc>
          <w:tcPr>
            <w:tcW w:w="1413" w:type="dxa"/>
            <w:shd w:val="clear" w:color="auto" w:fill="EAEAEA"/>
          </w:tcPr>
          <w:p w14:paraId="4BA4656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</w:rPr>
            </w:pPr>
          </w:p>
        </w:tc>
        <w:tc>
          <w:tcPr>
            <w:tcW w:w="1134" w:type="dxa"/>
            <w:shd w:val="clear" w:color="auto" w:fill="EAEAEA"/>
          </w:tcPr>
          <w:p w14:paraId="7CD37FD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7654" w:type="dxa"/>
            <w:shd w:val="clear" w:color="auto" w:fill="EAEAEA"/>
          </w:tcPr>
          <w:p w14:paraId="58DCC10F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</w:tr>
    </w:tbl>
    <w:p w14:paraId="6EBB284A" w14:textId="77777777" w:rsidR="006840B1" w:rsidRPr="006840B1" w:rsidRDefault="006840B1" w:rsidP="006840B1">
      <w:pPr>
        <w:spacing w:after="0"/>
      </w:pPr>
    </w:p>
    <w:p w14:paraId="1D059965" w14:textId="77777777" w:rsidR="006840B1" w:rsidRPr="006840B1" w:rsidRDefault="006840B1" w:rsidP="006840B1">
      <w:pPr>
        <w:keepNext/>
        <w:numPr>
          <w:ilvl w:val="1"/>
          <w:numId w:val="1"/>
        </w:numPr>
        <w:tabs>
          <w:tab w:val="left" w:pos="142"/>
          <w:tab w:val="left" w:pos="567"/>
        </w:tabs>
        <w:spacing w:after="120" w:line="240" w:lineRule="auto"/>
        <w:ind w:left="142"/>
        <w:jc w:val="center"/>
        <w:outlineLvl w:val="3"/>
        <w:rPr>
          <w:rFonts w:eastAsia="Times New Roman" w:cstheme="minorHAnsi"/>
          <w:bCs/>
          <w:i/>
          <w:iCs/>
          <w:caps/>
          <w:snapToGrid w:val="0"/>
          <w:color w:val="1F4E79"/>
        </w:rPr>
      </w:pPr>
      <w:r w:rsidRPr="006840B1">
        <w:rPr>
          <w:rFonts w:eastAsia="Times New Roman" w:cstheme="minorHAnsi"/>
          <w:bCs/>
          <w:i/>
          <w:iCs/>
          <w:caps/>
          <w:snapToGrid w:val="0"/>
          <w:color w:val="1F4E79"/>
        </w:rPr>
        <w:t>ЛИСТ СОГЛАСОВАНИЯ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2126"/>
        <w:gridCol w:w="2835"/>
        <w:gridCol w:w="1276"/>
        <w:gridCol w:w="1417"/>
      </w:tblGrid>
      <w:tr w:rsidR="006840B1" w:rsidRPr="006840B1" w14:paraId="05E548F9" w14:textId="77777777" w:rsidTr="00E92520">
        <w:tc>
          <w:tcPr>
            <w:tcW w:w="2547" w:type="dxa"/>
            <w:shd w:val="clear" w:color="auto" w:fill="A6A6A6"/>
          </w:tcPr>
          <w:p w14:paraId="7ADA6A9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jc w:val="center"/>
              <w:rPr>
                <w:rFonts w:eastAsia="Calibri" w:cstheme="minorHAnsi"/>
                <w:b/>
                <w:bCs/>
                <w:color w:val="000000"/>
              </w:rPr>
            </w:pPr>
            <w:r w:rsidRPr="006840B1">
              <w:rPr>
                <w:rFonts w:eastAsia="Calibri" w:cstheme="minorHAnsi"/>
                <w:b/>
                <w:bCs/>
                <w:color w:val="000000"/>
              </w:rPr>
              <w:t>Роль</w:t>
            </w:r>
          </w:p>
        </w:tc>
        <w:tc>
          <w:tcPr>
            <w:tcW w:w="2126" w:type="dxa"/>
            <w:shd w:val="clear" w:color="auto" w:fill="A6A6A6"/>
          </w:tcPr>
          <w:p w14:paraId="2837235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jc w:val="center"/>
              <w:rPr>
                <w:rFonts w:eastAsia="Calibri" w:cstheme="minorHAnsi"/>
                <w:b/>
                <w:bCs/>
                <w:color w:val="000000"/>
              </w:rPr>
            </w:pPr>
            <w:r w:rsidRPr="006840B1">
              <w:rPr>
                <w:rFonts w:eastAsia="Calibri" w:cstheme="minorHAnsi"/>
                <w:b/>
                <w:bCs/>
                <w:color w:val="000000"/>
              </w:rPr>
              <w:t>ФИО</w:t>
            </w:r>
          </w:p>
        </w:tc>
        <w:tc>
          <w:tcPr>
            <w:tcW w:w="2835" w:type="dxa"/>
            <w:shd w:val="clear" w:color="auto" w:fill="A6A6A6"/>
          </w:tcPr>
          <w:p w14:paraId="665321A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jc w:val="center"/>
              <w:rPr>
                <w:rFonts w:eastAsia="Calibri" w:cstheme="minorHAnsi"/>
                <w:b/>
                <w:bCs/>
                <w:color w:val="000000"/>
              </w:rPr>
            </w:pPr>
            <w:r w:rsidRPr="006840B1">
              <w:rPr>
                <w:rFonts w:eastAsia="Calibri" w:cstheme="minorHAnsi"/>
                <w:b/>
                <w:bCs/>
                <w:color w:val="000000"/>
              </w:rPr>
              <w:t>Должность</w:t>
            </w:r>
          </w:p>
        </w:tc>
        <w:tc>
          <w:tcPr>
            <w:tcW w:w="1276" w:type="dxa"/>
            <w:shd w:val="clear" w:color="auto" w:fill="A6A6A6"/>
          </w:tcPr>
          <w:p w14:paraId="1E3F2990" w14:textId="77777777" w:rsidR="006840B1" w:rsidRPr="006840B1" w:rsidRDefault="006840B1" w:rsidP="006840B1">
            <w:pPr>
              <w:tabs>
                <w:tab w:val="left" w:pos="567"/>
                <w:tab w:val="left" w:pos="603"/>
              </w:tabs>
              <w:spacing w:after="0"/>
              <w:ind w:left="36"/>
              <w:jc w:val="center"/>
              <w:rPr>
                <w:rFonts w:eastAsia="Calibri" w:cstheme="minorHAnsi"/>
                <w:b/>
                <w:bCs/>
                <w:color w:val="000000"/>
              </w:rPr>
            </w:pPr>
            <w:r w:rsidRPr="006840B1">
              <w:rPr>
                <w:rFonts w:eastAsia="Calibri" w:cstheme="minorHAnsi"/>
                <w:b/>
                <w:bCs/>
                <w:color w:val="000000"/>
              </w:rPr>
              <w:t>Подпись</w:t>
            </w:r>
          </w:p>
        </w:tc>
        <w:tc>
          <w:tcPr>
            <w:tcW w:w="1417" w:type="dxa"/>
            <w:shd w:val="clear" w:color="auto" w:fill="A6A6A6"/>
          </w:tcPr>
          <w:p w14:paraId="782A32A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jc w:val="center"/>
              <w:rPr>
                <w:rFonts w:eastAsia="Calibri" w:cstheme="minorHAnsi"/>
                <w:b/>
                <w:bCs/>
                <w:color w:val="000000"/>
              </w:rPr>
            </w:pPr>
            <w:r w:rsidRPr="006840B1">
              <w:rPr>
                <w:rFonts w:eastAsia="Calibri" w:cstheme="minorHAnsi"/>
                <w:b/>
                <w:bCs/>
                <w:color w:val="000000"/>
              </w:rPr>
              <w:t>Дата</w:t>
            </w:r>
          </w:p>
        </w:tc>
      </w:tr>
      <w:tr w:rsidR="006840B1" w:rsidRPr="006840B1" w14:paraId="56FEDFFA" w14:textId="77777777" w:rsidTr="00E92520">
        <w:tc>
          <w:tcPr>
            <w:tcW w:w="2547" w:type="dxa"/>
            <w:shd w:val="clear" w:color="auto" w:fill="EAEAEA"/>
          </w:tcPr>
          <w:p w14:paraId="482D1CF2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</w:rPr>
            </w:pPr>
            <w:r w:rsidRPr="006840B1">
              <w:rPr>
                <w:rFonts w:eastAsia="Calibri" w:cstheme="minorHAnsi"/>
                <w:bCs/>
              </w:rPr>
              <w:t>Спонсор проекта</w:t>
            </w:r>
          </w:p>
        </w:tc>
        <w:tc>
          <w:tcPr>
            <w:tcW w:w="2126" w:type="dxa"/>
            <w:shd w:val="clear" w:color="auto" w:fill="EAEAEA"/>
          </w:tcPr>
          <w:p w14:paraId="05BC5B5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2835" w:type="dxa"/>
            <w:shd w:val="clear" w:color="auto" w:fill="EAEAEA"/>
          </w:tcPr>
          <w:p w14:paraId="2609C465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276" w:type="dxa"/>
            <w:shd w:val="clear" w:color="auto" w:fill="EAEAEA"/>
          </w:tcPr>
          <w:p w14:paraId="5FC026B7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shd w:val="clear" w:color="auto" w:fill="EAEAEA"/>
          </w:tcPr>
          <w:p w14:paraId="699A140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</w:tr>
      <w:tr w:rsidR="006840B1" w:rsidRPr="006840B1" w14:paraId="2E9A7271" w14:textId="77777777" w:rsidTr="00E92520">
        <w:tc>
          <w:tcPr>
            <w:tcW w:w="2547" w:type="dxa"/>
            <w:shd w:val="clear" w:color="auto" w:fill="auto"/>
            <w:vAlign w:val="center"/>
          </w:tcPr>
          <w:p w14:paraId="0AE363B3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</w:rPr>
            </w:pPr>
            <w:r w:rsidRPr="006840B1">
              <w:rPr>
                <w:rFonts w:eastAsia="Calibri" w:cstheme="minorHAnsi"/>
                <w:bCs/>
              </w:rPr>
              <w:t>Бизнес-владелец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074706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>Жолмагамбетов Е.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E08862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>Директор ДКМБ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80FF14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6A8A3A3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>12.05.2023</w:t>
            </w:r>
          </w:p>
        </w:tc>
      </w:tr>
      <w:tr w:rsidR="006840B1" w:rsidRPr="006840B1" w14:paraId="65A30DF0" w14:textId="77777777" w:rsidTr="00E92520">
        <w:tc>
          <w:tcPr>
            <w:tcW w:w="2547" w:type="dxa"/>
            <w:shd w:val="clear" w:color="auto" w:fill="auto"/>
          </w:tcPr>
          <w:p w14:paraId="762524C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A01BED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2835" w:type="dxa"/>
            <w:shd w:val="clear" w:color="auto" w:fill="auto"/>
          </w:tcPr>
          <w:p w14:paraId="00021299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276" w:type="dxa"/>
            <w:shd w:val="clear" w:color="auto" w:fill="auto"/>
          </w:tcPr>
          <w:p w14:paraId="6A9033AC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shd w:val="clear" w:color="auto" w:fill="auto"/>
          </w:tcPr>
          <w:p w14:paraId="391B4140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</w:tr>
      <w:tr w:rsidR="006840B1" w:rsidRPr="006840B1" w14:paraId="43FB982F" w14:textId="77777777" w:rsidTr="00E92520">
        <w:tc>
          <w:tcPr>
            <w:tcW w:w="2547" w:type="dxa"/>
            <w:shd w:val="clear" w:color="auto" w:fill="EAEAEA"/>
            <w:vAlign w:val="center"/>
          </w:tcPr>
          <w:p w14:paraId="3B5A9A49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</w:rPr>
            </w:pPr>
            <w:r w:rsidRPr="006840B1">
              <w:rPr>
                <w:rFonts w:eastAsia="Calibri" w:cstheme="minorHAnsi"/>
                <w:bCs/>
              </w:rPr>
              <w:t>**Менеджер проекта</w:t>
            </w:r>
          </w:p>
        </w:tc>
        <w:tc>
          <w:tcPr>
            <w:tcW w:w="2126" w:type="dxa"/>
            <w:shd w:val="clear" w:color="auto" w:fill="EAEAEA"/>
            <w:vAlign w:val="center"/>
          </w:tcPr>
          <w:p w14:paraId="1DDDC427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>Таласова Э.</w:t>
            </w:r>
          </w:p>
        </w:tc>
        <w:tc>
          <w:tcPr>
            <w:tcW w:w="2835" w:type="dxa"/>
            <w:shd w:val="clear" w:color="auto" w:fill="EAEAEA"/>
            <w:vAlign w:val="center"/>
          </w:tcPr>
          <w:p w14:paraId="5FBAD9A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 xml:space="preserve">Начальник </w:t>
            </w:r>
            <w:proofErr w:type="spellStart"/>
            <w:r w:rsidRPr="006840B1">
              <w:rPr>
                <w:rFonts w:eastAsia="Calibri" w:cstheme="minorHAnsi"/>
              </w:rPr>
              <w:t>УМиРП</w:t>
            </w:r>
            <w:proofErr w:type="spellEnd"/>
            <w:r w:rsidRPr="006840B1">
              <w:rPr>
                <w:rFonts w:eastAsia="Calibri" w:cstheme="minorHAnsi"/>
              </w:rPr>
              <w:t xml:space="preserve"> ДКМБ</w:t>
            </w:r>
          </w:p>
        </w:tc>
        <w:tc>
          <w:tcPr>
            <w:tcW w:w="1276" w:type="dxa"/>
            <w:shd w:val="clear" w:color="auto" w:fill="EAEAEA"/>
            <w:vAlign w:val="center"/>
          </w:tcPr>
          <w:p w14:paraId="1E3C61B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shd w:val="clear" w:color="auto" w:fill="EAEAEA"/>
            <w:vAlign w:val="center"/>
          </w:tcPr>
          <w:p w14:paraId="0D7E5E7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>12.05.2023</w:t>
            </w:r>
          </w:p>
        </w:tc>
      </w:tr>
      <w:tr w:rsidR="006840B1" w:rsidRPr="006840B1" w14:paraId="1DDD0936" w14:textId="77777777" w:rsidTr="00E92520">
        <w:tc>
          <w:tcPr>
            <w:tcW w:w="2547" w:type="dxa"/>
            <w:shd w:val="clear" w:color="auto" w:fill="auto"/>
          </w:tcPr>
          <w:p w14:paraId="260A1473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/>
                <w:bCs/>
              </w:rPr>
            </w:pPr>
            <w:r w:rsidRPr="006840B1">
              <w:rPr>
                <w:rFonts w:eastAsia="Calibri" w:cstheme="minorHAnsi"/>
                <w:bCs/>
              </w:rPr>
              <w:t>**Архитектор проекта</w:t>
            </w:r>
          </w:p>
        </w:tc>
        <w:tc>
          <w:tcPr>
            <w:tcW w:w="2126" w:type="dxa"/>
            <w:shd w:val="clear" w:color="auto" w:fill="auto"/>
          </w:tcPr>
          <w:p w14:paraId="6BBF3D4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2835" w:type="dxa"/>
            <w:shd w:val="clear" w:color="auto" w:fill="auto"/>
          </w:tcPr>
          <w:p w14:paraId="229F44F5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276" w:type="dxa"/>
            <w:shd w:val="clear" w:color="auto" w:fill="auto"/>
          </w:tcPr>
          <w:p w14:paraId="53253542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shd w:val="clear" w:color="auto" w:fill="auto"/>
          </w:tcPr>
          <w:p w14:paraId="5578FF0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</w:tr>
      <w:tr w:rsidR="006840B1" w:rsidRPr="006840B1" w14:paraId="762E9A51" w14:textId="77777777" w:rsidTr="00E9252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729A5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Cs/>
              </w:rPr>
            </w:pPr>
            <w:r w:rsidRPr="006840B1">
              <w:rPr>
                <w:rFonts w:eastAsia="Calibri" w:cstheme="minorHAnsi"/>
                <w:bCs/>
              </w:rPr>
              <w:t xml:space="preserve">Заинтересованные СП 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56E4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4F470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 xml:space="preserve">Риски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C22136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0FB1F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</w:tr>
      <w:tr w:rsidR="006840B1" w:rsidRPr="006840B1" w14:paraId="7286BEB0" w14:textId="77777777" w:rsidTr="00E9252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E30F42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D3E4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DBFC6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proofErr w:type="spellStart"/>
            <w:r w:rsidRPr="006840B1">
              <w:rPr>
                <w:rFonts w:eastAsia="Calibri" w:cstheme="minorHAnsi"/>
              </w:rPr>
              <w:t>Комплаенс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6E822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4463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</w:tr>
      <w:tr w:rsidR="006840B1" w:rsidRPr="006840B1" w14:paraId="76F1465A" w14:textId="77777777" w:rsidTr="00E9252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4E58CE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B19BD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B4927A" w14:textId="3D1E0C79" w:rsidR="006840B1" w:rsidRPr="006840B1" w:rsidRDefault="00DC4468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>Юристы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4001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64BE9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</w:tr>
      <w:tr w:rsidR="006840B1" w:rsidRPr="006840B1" w14:paraId="36313108" w14:textId="77777777" w:rsidTr="00E9252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24E92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  <w:bCs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122E3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345F9" w14:textId="44D15A6B" w:rsidR="006840B1" w:rsidRPr="006840B1" w:rsidRDefault="00DC4468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  <w:r w:rsidRPr="006840B1">
              <w:rPr>
                <w:rFonts w:eastAsia="Calibri" w:cstheme="minorHAnsi"/>
              </w:rPr>
              <w:t>Бухгалтерия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04D6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7450F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Calibri" w:cstheme="minorHAnsi"/>
              </w:rPr>
            </w:pPr>
          </w:p>
        </w:tc>
      </w:tr>
    </w:tbl>
    <w:p w14:paraId="1832DEEB" w14:textId="77777777" w:rsidR="006840B1" w:rsidRPr="006840B1" w:rsidRDefault="006840B1" w:rsidP="006840B1">
      <w:pPr>
        <w:spacing w:after="0"/>
      </w:pPr>
    </w:p>
    <w:p w14:paraId="729E9D22" w14:textId="77777777" w:rsidR="006840B1" w:rsidRPr="006840B1" w:rsidRDefault="006840B1" w:rsidP="006840B1">
      <w:pPr>
        <w:keepNext/>
        <w:numPr>
          <w:ilvl w:val="1"/>
          <w:numId w:val="1"/>
        </w:numPr>
        <w:tabs>
          <w:tab w:val="left" w:pos="142"/>
          <w:tab w:val="left" w:pos="567"/>
        </w:tabs>
        <w:spacing w:after="120" w:line="240" w:lineRule="auto"/>
        <w:ind w:left="142"/>
        <w:jc w:val="center"/>
        <w:outlineLvl w:val="3"/>
        <w:rPr>
          <w:rFonts w:eastAsia="Times New Roman" w:cstheme="minorHAnsi"/>
          <w:bCs/>
          <w:i/>
          <w:iCs/>
          <w:caps/>
          <w:snapToGrid w:val="0"/>
          <w:color w:val="1F4E79"/>
        </w:rPr>
      </w:pPr>
      <w:r w:rsidRPr="006840B1">
        <w:rPr>
          <w:rFonts w:eastAsia="Times New Roman" w:cstheme="minorHAnsi"/>
          <w:bCs/>
          <w:i/>
          <w:iCs/>
          <w:caps/>
          <w:snapToGrid w:val="0"/>
          <w:color w:val="1F4E79"/>
        </w:rPr>
        <w:t>ИСТОРИЯ ЗАЯВКИ</w:t>
      </w: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70"/>
        <w:gridCol w:w="5273"/>
      </w:tblGrid>
      <w:tr w:rsidR="006840B1" w:rsidRPr="006840B1" w14:paraId="2033B8D6" w14:textId="77777777" w:rsidTr="00E92520">
        <w:trPr>
          <w:trHeight w:val="217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9FF114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  <w:b/>
                <w:snapToGrid w:val="0"/>
              </w:rPr>
              <w:t>*</w:t>
            </w:r>
            <w:r w:rsidRPr="006840B1">
              <w:rPr>
                <w:rFonts w:cstheme="minorHAnsi"/>
                <w:b/>
                <w:snapToGrid w:val="0"/>
                <w:vanish/>
              </w:rPr>
              <w:t>*ННав</w:t>
            </w:r>
            <w:r w:rsidRPr="006840B1">
              <w:rPr>
                <w:rFonts w:cstheme="minorHAnsi"/>
                <w:b/>
              </w:rPr>
              <w:t xml:space="preserve"> Название заявки </w:t>
            </w:r>
            <w:r w:rsidRPr="006840B1">
              <w:rPr>
                <w:rFonts w:cstheme="minorHAnsi"/>
                <w:b/>
                <w:snapToGrid w:val="0"/>
                <w:vanish/>
              </w:rPr>
              <w:t>***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947527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  <w:b/>
              </w:rPr>
            </w:pPr>
            <w:r w:rsidRPr="006840B1">
              <w:rPr>
                <w:rFonts w:cstheme="minorHAnsi"/>
                <w:b/>
                <w:snapToGrid w:val="0"/>
              </w:rPr>
              <w:t xml:space="preserve">* </w:t>
            </w:r>
            <w:r w:rsidRPr="006840B1">
              <w:rPr>
                <w:rFonts w:cstheme="minorHAnsi"/>
                <w:b/>
              </w:rPr>
              <w:t>Лицо подавшее заявку</w:t>
            </w:r>
          </w:p>
        </w:tc>
      </w:tr>
      <w:tr w:rsidR="006840B1" w:rsidRPr="006840B1" w14:paraId="46494582" w14:textId="77777777" w:rsidTr="00E9252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AB27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  <w:lang w:eastAsia="ar-SA"/>
              </w:rPr>
              <w:t xml:space="preserve">Реализация проекта </w:t>
            </w:r>
            <w:proofErr w:type="spellStart"/>
            <w:r w:rsidRPr="006840B1">
              <w:rPr>
                <w:rFonts w:cstheme="minorHAnsi"/>
                <w:lang w:eastAsia="ar-SA"/>
              </w:rPr>
              <w:t>Скоринг</w:t>
            </w:r>
            <w:proofErr w:type="spellEnd"/>
            <w:r w:rsidRPr="006840B1">
              <w:rPr>
                <w:rFonts w:cstheme="minorHAnsi"/>
                <w:lang w:eastAsia="ar-SA"/>
              </w:rPr>
              <w:t xml:space="preserve"> МСБ в кредитном конвейере  (автоматизация процесса </w:t>
            </w:r>
            <w:proofErr w:type="spellStart"/>
            <w:r w:rsidRPr="006840B1">
              <w:rPr>
                <w:rFonts w:cstheme="minorHAnsi"/>
                <w:lang w:eastAsia="ar-SA"/>
              </w:rPr>
              <w:t>беззалогового</w:t>
            </w:r>
            <w:proofErr w:type="spellEnd"/>
            <w:r w:rsidRPr="006840B1">
              <w:rPr>
                <w:rFonts w:cstheme="minorHAnsi"/>
                <w:lang w:eastAsia="ar-SA"/>
              </w:rPr>
              <w:t xml:space="preserve"> кредитования для ИП)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0E6F6" w14:textId="77777777" w:rsidR="006840B1" w:rsidRPr="006840B1" w:rsidRDefault="006840B1" w:rsidP="006840B1">
            <w:pPr>
              <w:tabs>
                <w:tab w:val="left" w:pos="142"/>
                <w:tab w:val="left" w:pos="567"/>
                <w:tab w:val="right" w:pos="5057"/>
              </w:tabs>
              <w:spacing w:after="0" w:line="240" w:lineRule="auto"/>
              <w:ind w:left="142"/>
              <w:rPr>
                <w:rFonts w:cstheme="minorHAnsi"/>
                <w:bCs/>
                <w:lang w:val="kk-KZ"/>
              </w:rPr>
            </w:pPr>
            <w:r w:rsidRPr="006840B1">
              <w:rPr>
                <w:rFonts w:cstheme="minorHAnsi"/>
                <w:bCs/>
                <w:lang w:val="kk-KZ"/>
              </w:rPr>
              <w:t>Таласова Э./</w:t>
            </w:r>
            <w:r w:rsidRPr="006840B1">
              <w:rPr>
                <w:rFonts w:eastAsia="Calibri" w:cstheme="minorHAnsi"/>
              </w:rPr>
              <w:t xml:space="preserve"> </w:t>
            </w:r>
            <w:proofErr w:type="spellStart"/>
            <w:r w:rsidRPr="006840B1">
              <w:rPr>
                <w:rFonts w:eastAsia="Calibri" w:cstheme="minorHAnsi"/>
              </w:rPr>
              <w:t>УМиРП</w:t>
            </w:r>
            <w:proofErr w:type="spellEnd"/>
            <w:r w:rsidRPr="006840B1">
              <w:rPr>
                <w:rFonts w:eastAsia="Calibri" w:cstheme="minorHAnsi"/>
              </w:rPr>
              <w:t xml:space="preserve"> ДКМБ</w:t>
            </w:r>
            <w:r w:rsidRPr="006840B1">
              <w:rPr>
                <w:rFonts w:cstheme="minorHAnsi"/>
                <w:bCs/>
                <w:lang w:val="kk-KZ"/>
              </w:rPr>
              <w:t xml:space="preserve"> /Начальник Управления</w:t>
            </w:r>
            <w:r w:rsidRPr="006840B1">
              <w:rPr>
                <w:rFonts w:cstheme="minorHAnsi"/>
                <w:bCs/>
                <w:lang w:val="kk-KZ"/>
              </w:rPr>
              <w:tab/>
            </w:r>
          </w:p>
        </w:tc>
      </w:tr>
      <w:tr w:rsidR="006840B1" w:rsidRPr="006840B1" w14:paraId="078D3E73" w14:textId="77777777" w:rsidTr="00E92520">
        <w:trPr>
          <w:trHeight w:val="249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03FC536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  <w:b/>
                <w:snapToGrid w:val="0"/>
              </w:rPr>
            </w:pPr>
            <w:r w:rsidRPr="006840B1">
              <w:rPr>
                <w:rFonts w:cstheme="minorHAnsi"/>
                <w:b/>
                <w:snapToGrid w:val="0"/>
              </w:rPr>
              <w:t>* Цели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0218AC0E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  <w:b/>
                <w:snapToGrid w:val="0"/>
              </w:rPr>
            </w:pPr>
            <w:r w:rsidRPr="006840B1">
              <w:rPr>
                <w:rFonts w:cstheme="minorHAnsi"/>
                <w:b/>
                <w:snapToGrid w:val="0"/>
              </w:rPr>
              <w:t xml:space="preserve">* Предпосылки </w:t>
            </w:r>
          </w:p>
        </w:tc>
      </w:tr>
      <w:tr w:rsidR="006840B1" w:rsidRPr="006840B1" w14:paraId="038B3698" w14:textId="77777777" w:rsidTr="00E9252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7F72" w14:textId="77777777" w:rsidR="006840B1" w:rsidRPr="006840B1" w:rsidRDefault="006840B1" w:rsidP="006840B1">
            <w:pPr>
              <w:numPr>
                <w:ilvl w:val="0"/>
                <w:numId w:val="3"/>
              </w:numPr>
              <w:tabs>
                <w:tab w:val="left" w:pos="142"/>
                <w:tab w:val="left" w:pos="452"/>
              </w:tabs>
              <w:spacing w:after="0" w:line="240" w:lineRule="auto"/>
              <w:ind w:left="452" w:hanging="283"/>
              <w:contextualSpacing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</w:rPr>
              <w:t xml:space="preserve">Внедрить автоматизированные приложения, обеспечивающие оперативную поддержку принятия решений о выдаче кредита в рамках традиционного (классического) кредитования и </w:t>
            </w:r>
            <w:proofErr w:type="spellStart"/>
            <w:r w:rsidRPr="006840B1">
              <w:rPr>
                <w:rFonts w:cstheme="minorHAnsi"/>
              </w:rPr>
              <w:t>скоринга</w:t>
            </w:r>
            <w:proofErr w:type="spellEnd"/>
            <w:r w:rsidRPr="006840B1">
              <w:rPr>
                <w:rFonts w:cstheme="minorHAnsi"/>
              </w:rPr>
              <w:t>;</w:t>
            </w:r>
          </w:p>
          <w:p w14:paraId="5EA315B0" w14:textId="77777777" w:rsidR="006840B1" w:rsidRPr="006840B1" w:rsidRDefault="006840B1" w:rsidP="006840B1">
            <w:pPr>
              <w:numPr>
                <w:ilvl w:val="0"/>
                <w:numId w:val="3"/>
              </w:numPr>
              <w:tabs>
                <w:tab w:val="left" w:pos="142"/>
                <w:tab w:val="left" w:pos="452"/>
              </w:tabs>
              <w:spacing w:after="0" w:line="240" w:lineRule="auto"/>
              <w:ind w:left="452" w:hanging="283"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</w:rPr>
              <w:t xml:space="preserve">Внедрить </w:t>
            </w:r>
            <w:r w:rsidRPr="006840B1">
              <w:rPr>
                <w:rFonts w:cstheme="minorHAnsi"/>
                <w:lang w:val="en-US"/>
              </w:rPr>
              <w:t>paperless</w:t>
            </w:r>
            <w:r w:rsidRPr="006840B1">
              <w:rPr>
                <w:rFonts w:cstheme="minorHAnsi"/>
              </w:rPr>
              <w:t xml:space="preserve"> подход при выдаче кредита клиенту МСБ в рамках технологии;</w:t>
            </w:r>
          </w:p>
          <w:p w14:paraId="3183F753" w14:textId="77777777" w:rsidR="006840B1" w:rsidRPr="006840B1" w:rsidRDefault="006840B1" w:rsidP="006840B1">
            <w:pPr>
              <w:numPr>
                <w:ilvl w:val="0"/>
                <w:numId w:val="3"/>
              </w:numPr>
              <w:tabs>
                <w:tab w:val="left" w:pos="142"/>
                <w:tab w:val="left" w:pos="452"/>
              </w:tabs>
              <w:spacing w:after="0" w:line="240" w:lineRule="auto"/>
              <w:ind w:left="452" w:hanging="283"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</w:rPr>
              <w:t xml:space="preserve">Внедрить </w:t>
            </w:r>
            <w:r w:rsidRPr="006840B1">
              <w:rPr>
                <w:rFonts w:cstheme="minorHAnsi"/>
                <w:lang w:val="en-US"/>
              </w:rPr>
              <w:t>end</w:t>
            </w:r>
            <w:r w:rsidRPr="006840B1">
              <w:rPr>
                <w:rFonts w:cstheme="minorHAnsi"/>
              </w:rPr>
              <w:t xml:space="preserve"> 2 </w:t>
            </w:r>
            <w:r w:rsidRPr="006840B1">
              <w:rPr>
                <w:rFonts w:cstheme="minorHAnsi"/>
                <w:lang w:val="en-US"/>
              </w:rPr>
              <w:t>end</w:t>
            </w:r>
            <w:r w:rsidRPr="006840B1">
              <w:rPr>
                <w:rFonts w:cstheme="minorHAnsi"/>
              </w:rPr>
              <w:t xml:space="preserve"> онлайн – процесс выдачи «цифровых» </w:t>
            </w:r>
            <w:proofErr w:type="spellStart"/>
            <w:r w:rsidRPr="006840B1">
              <w:rPr>
                <w:rFonts w:cstheme="minorHAnsi"/>
              </w:rPr>
              <w:t>микрокредитов</w:t>
            </w:r>
            <w:proofErr w:type="spellEnd"/>
            <w:r w:rsidRPr="006840B1">
              <w:rPr>
                <w:rFonts w:cstheme="minorHAnsi"/>
              </w:rPr>
              <w:t xml:space="preserve"> сегменту МСБ;</w:t>
            </w:r>
          </w:p>
          <w:p w14:paraId="2EB404B1" w14:textId="77777777" w:rsidR="006840B1" w:rsidRPr="006840B1" w:rsidRDefault="006840B1" w:rsidP="006840B1">
            <w:pPr>
              <w:numPr>
                <w:ilvl w:val="0"/>
                <w:numId w:val="3"/>
              </w:numPr>
              <w:tabs>
                <w:tab w:val="left" w:pos="142"/>
                <w:tab w:val="left" w:pos="452"/>
              </w:tabs>
              <w:spacing w:after="0" w:line="240" w:lineRule="auto"/>
              <w:ind w:left="452" w:hanging="283"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</w:rPr>
              <w:t>Уменьшение ручных операций;</w:t>
            </w:r>
          </w:p>
          <w:p w14:paraId="4B24D676" w14:textId="77777777" w:rsidR="006840B1" w:rsidRPr="006840B1" w:rsidRDefault="006840B1" w:rsidP="006840B1">
            <w:pPr>
              <w:numPr>
                <w:ilvl w:val="0"/>
                <w:numId w:val="3"/>
              </w:numPr>
              <w:tabs>
                <w:tab w:val="left" w:pos="142"/>
                <w:tab w:val="left" w:pos="452"/>
              </w:tabs>
              <w:spacing w:after="0" w:line="240" w:lineRule="auto"/>
              <w:ind w:left="452" w:hanging="283"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</w:rPr>
              <w:t>Уменьшение операционных ошибок.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456B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line="240" w:lineRule="auto"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</w:rPr>
              <w:t>Растущий рынок кредитования. Кредиты экономике за 2022 год выросли на 21,7% и по состоянию на 1 января 2023 года составили - 28,9 трлн тенге, из которых 49,9% приходится на кредиты бизнесу (АО, ТОО, ИП), 50,1% – кредиты ФЛ. Кредиты бизнесу за 2022 год выросли на 12,9% до 14,4 трлн тенге.</w:t>
            </w:r>
          </w:p>
          <w:p w14:paraId="5BC083C0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line="240" w:lineRule="auto"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</w:rPr>
              <w:t xml:space="preserve">Объем кредитов, выданных ИП в 2022 году, составил </w:t>
            </w:r>
            <w:r w:rsidRPr="006840B1">
              <w:rPr>
                <w:rFonts w:cstheme="minorHAnsi"/>
                <w:b/>
                <w:bCs/>
              </w:rPr>
              <w:t>почти 1 трлн тенге</w:t>
            </w:r>
            <w:r w:rsidRPr="006840B1">
              <w:rPr>
                <w:rFonts w:cstheme="minorHAnsi"/>
              </w:rPr>
              <w:t xml:space="preserve">, что на </w:t>
            </w:r>
            <w:r w:rsidRPr="006840B1">
              <w:rPr>
                <w:rFonts w:cstheme="minorHAnsi"/>
                <w:b/>
                <w:bCs/>
              </w:rPr>
              <w:t>16,4%</w:t>
            </w:r>
            <w:r w:rsidRPr="006840B1">
              <w:rPr>
                <w:rFonts w:cstheme="minorHAnsi"/>
              </w:rPr>
              <w:t xml:space="preserve"> (138,6 млрд больше, чем по итогам 2021 года. Их общее количество достигло 350 тыс. единиц (+38,1%).</w:t>
            </w:r>
          </w:p>
        </w:tc>
      </w:tr>
      <w:tr w:rsidR="006840B1" w:rsidRPr="006840B1" w14:paraId="3D00448D" w14:textId="77777777" w:rsidTr="00E9252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EBA108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  <w:b/>
                <w:snapToGrid w:val="0"/>
              </w:rPr>
              <w:t xml:space="preserve">* </w:t>
            </w:r>
            <w:r w:rsidRPr="006840B1">
              <w:rPr>
                <w:rFonts w:cstheme="minorHAnsi"/>
                <w:b/>
              </w:rPr>
              <w:t xml:space="preserve">Дата внедрения запрашиваемых изменений 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318E46F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</w:rPr>
            </w:pPr>
            <w:r w:rsidRPr="006840B1">
              <w:rPr>
                <w:rFonts w:cstheme="minorHAnsi"/>
                <w:b/>
                <w:snapToGrid w:val="0"/>
              </w:rPr>
              <w:t xml:space="preserve">* </w:t>
            </w:r>
            <w:r w:rsidRPr="006840B1">
              <w:rPr>
                <w:rFonts w:cstheme="minorHAnsi"/>
                <w:b/>
              </w:rPr>
              <w:t>Сфера Бизнеса на которой отразятся запрашиваемые изменения</w:t>
            </w:r>
          </w:p>
        </w:tc>
      </w:tr>
      <w:tr w:rsidR="006840B1" w:rsidRPr="006840B1" w14:paraId="51390CFE" w14:textId="77777777" w:rsidTr="00E92520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2A0F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</w:rPr>
              <w:t>___________ 2023г.</w:t>
            </w:r>
          </w:p>
        </w:tc>
        <w:tc>
          <w:tcPr>
            <w:tcW w:w="5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662CC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</w:rPr>
              <w:t>Малый бизнес</w:t>
            </w:r>
          </w:p>
        </w:tc>
      </w:tr>
      <w:tr w:rsidR="006840B1" w:rsidRPr="006840B1" w14:paraId="62268163" w14:textId="77777777" w:rsidTr="00E92520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B440CC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cstheme="minorHAnsi"/>
                <w:b/>
              </w:rPr>
            </w:pPr>
            <w:r w:rsidRPr="006840B1">
              <w:rPr>
                <w:rFonts w:cstheme="minorHAnsi"/>
                <w:b/>
                <w:snapToGrid w:val="0"/>
              </w:rPr>
              <w:t>* Краткое описание заявки</w:t>
            </w:r>
            <w:r w:rsidRPr="006840B1">
              <w:rPr>
                <w:rFonts w:cstheme="minorHAnsi"/>
                <w:b/>
              </w:rPr>
              <w:t xml:space="preserve"> </w:t>
            </w:r>
          </w:p>
        </w:tc>
      </w:tr>
      <w:tr w:rsidR="006840B1" w:rsidRPr="006840B1" w14:paraId="503603C5" w14:textId="77777777" w:rsidTr="00E92520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EA467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jc w:val="both"/>
              <w:rPr>
                <w:rFonts w:cstheme="minorHAnsi"/>
              </w:rPr>
            </w:pPr>
            <w:r w:rsidRPr="006840B1">
              <w:rPr>
                <w:rFonts w:cstheme="minorHAnsi"/>
              </w:rPr>
              <w:t xml:space="preserve">Необходимо рассмотреть возможность реализации данного проекта: возможность подачи заявки на кредит, как онлайн, так и через отделение Банка, подключить внешние сервисы для проверки ИП/ЮЛ. Данная разработка позволит привлечь новых клиентов в сегменте малый бизнес путем предоставления им простейшего клиентского пути оформления займов. Возможность построения </w:t>
            </w:r>
            <w:proofErr w:type="spellStart"/>
            <w:r w:rsidRPr="006840B1">
              <w:rPr>
                <w:rFonts w:cstheme="minorHAnsi"/>
              </w:rPr>
              <w:t>омниканального</w:t>
            </w:r>
            <w:proofErr w:type="spellEnd"/>
            <w:r w:rsidRPr="006840B1">
              <w:rPr>
                <w:rFonts w:cstheme="minorHAnsi"/>
              </w:rPr>
              <w:t xml:space="preserve"> процесса.</w:t>
            </w:r>
          </w:p>
        </w:tc>
      </w:tr>
    </w:tbl>
    <w:p w14:paraId="433B7C40" w14:textId="77777777" w:rsidR="006840B1" w:rsidRPr="006840B1" w:rsidRDefault="006840B1" w:rsidP="006840B1">
      <w:pPr>
        <w:spacing w:after="0"/>
      </w:pPr>
    </w:p>
    <w:p w14:paraId="5C1A7B5D" w14:textId="77777777" w:rsidR="006840B1" w:rsidRPr="006840B1" w:rsidRDefault="006840B1" w:rsidP="006840B1">
      <w:pPr>
        <w:keepNext/>
        <w:numPr>
          <w:ilvl w:val="2"/>
          <w:numId w:val="1"/>
        </w:numPr>
        <w:tabs>
          <w:tab w:val="left" w:pos="142"/>
          <w:tab w:val="left" w:pos="567"/>
        </w:tabs>
        <w:spacing w:after="120" w:line="240" w:lineRule="auto"/>
        <w:jc w:val="center"/>
        <w:outlineLvl w:val="3"/>
        <w:rPr>
          <w:rFonts w:eastAsia="Times New Roman" w:cstheme="minorHAnsi"/>
          <w:bCs/>
          <w:i/>
          <w:iCs/>
          <w:caps/>
          <w:snapToGrid w:val="0"/>
          <w:color w:val="1F4E79"/>
        </w:rPr>
      </w:pPr>
      <w:r w:rsidRPr="006840B1">
        <w:rPr>
          <w:rFonts w:eastAsia="Times New Roman" w:cstheme="minorHAnsi"/>
          <w:bCs/>
          <w:i/>
          <w:iCs/>
          <w:caps/>
          <w:snapToGrid w:val="0"/>
          <w:color w:val="1F4E79"/>
        </w:rPr>
        <w:t>ОЖИДАЕМАЯ ПОЛЬЗА ОТ ВНЕДРЕНИЯ</w:t>
      </w:r>
    </w:p>
    <w:tbl>
      <w:tblPr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926"/>
        <w:gridCol w:w="1417"/>
      </w:tblGrid>
      <w:tr w:rsidR="006840B1" w:rsidRPr="006840B1" w14:paraId="36857089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EFB9000" w14:textId="77777777" w:rsidR="006840B1" w:rsidRPr="006840B1" w:rsidRDefault="006840B1" w:rsidP="006840B1">
            <w:pPr>
              <w:widowControl w:val="0"/>
              <w:tabs>
                <w:tab w:val="left" w:pos="142"/>
                <w:tab w:val="left" w:pos="567"/>
              </w:tabs>
              <w:spacing w:before="60" w:after="0" w:line="240" w:lineRule="atLeast"/>
              <w:ind w:left="142"/>
              <w:rPr>
                <w:rFonts w:eastAsia="Times New Roman" w:cstheme="minorHAnsi"/>
                <w:b/>
                <w:snapToGrid w:val="0"/>
              </w:rPr>
            </w:pPr>
            <w:r w:rsidRPr="006840B1">
              <w:rPr>
                <w:rFonts w:cstheme="minorHAnsi"/>
                <w:b/>
              </w:rPr>
              <w:t>*</w:t>
            </w:r>
            <w:r w:rsidRPr="006840B1">
              <w:rPr>
                <w:rFonts w:eastAsia="Times New Roman" w:cstheme="minorHAnsi"/>
                <w:b/>
                <w:snapToGrid w:val="0"/>
              </w:rPr>
              <w:t xml:space="preserve"> Тип заявки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03B73" w14:textId="77777777" w:rsidR="006840B1" w:rsidRPr="006840B1" w:rsidRDefault="006840B1" w:rsidP="006840B1">
            <w:pPr>
              <w:widowControl w:val="0"/>
              <w:tabs>
                <w:tab w:val="left" w:pos="142"/>
                <w:tab w:val="left" w:pos="567"/>
              </w:tabs>
              <w:spacing w:before="60" w:after="0" w:line="240" w:lineRule="atLeast"/>
              <w:ind w:left="142"/>
              <w:rPr>
                <w:rFonts w:eastAsia="Times New Roman" w:cstheme="minorHAnsi"/>
                <w:snapToGrid w:val="0"/>
              </w:rPr>
            </w:pPr>
            <w:r w:rsidRPr="006840B1">
              <w:rPr>
                <w:rFonts w:eastAsia="Times New Roman" w:cstheme="minorHAnsi"/>
                <w:snapToGrid w:val="0"/>
                <w:u w:val="single"/>
              </w:rPr>
              <w:t>Бизнес</w:t>
            </w:r>
          </w:p>
        </w:tc>
      </w:tr>
      <w:tr w:rsidR="006840B1" w:rsidRPr="006840B1" w14:paraId="78BA4C57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3B15B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  <w:b/>
              </w:rPr>
              <w:t xml:space="preserve">* Вид заявки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D783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</w:rPr>
            </w:pPr>
            <w:r w:rsidRPr="006840B1">
              <w:rPr>
                <w:rFonts w:cstheme="minorHAnsi"/>
                <w:u w:val="single"/>
              </w:rPr>
              <w:t xml:space="preserve">Сервисная </w:t>
            </w:r>
          </w:p>
        </w:tc>
      </w:tr>
      <w:tr w:rsidR="006840B1" w:rsidRPr="006840B1" w14:paraId="6EFD1226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E0FAEC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  <w:b/>
              </w:rPr>
              <w:t xml:space="preserve"> Ожидаемый доход в первые 3 года после внедрения запрашиваемых изменений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1B86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</w:rPr>
            </w:pPr>
          </w:p>
        </w:tc>
      </w:tr>
      <w:tr w:rsidR="006840B1" w:rsidRPr="006840B1" w14:paraId="67E18DBA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DAE32D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  <w:b/>
              </w:rPr>
              <w:t xml:space="preserve"> Ожидаемое сокращение расходов в первые 3 года после внедрения запрашиваемых изменений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23A4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</w:rPr>
            </w:pPr>
          </w:p>
        </w:tc>
      </w:tr>
      <w:tr w:rsidR="006840B1" w:rsidRPr="006840B1" w14:paraId="00483FD9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30708A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  <w:b/>
              </w:rPr>
              <w:t xml:space="preserve">Любая другая выгода от внедрения запрашиваемых изменений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3168" w14:textId="77777777" w:rsidR="006840B1" w:rsidRPr="006840B1" w:rsidRDefault="006840B1" w:rsidP="006840B1">
            <w:pPr>
              <w:tabs>
                <w:tab w:val="left" w:pos="313"/>
              </w:tabs>
              <w:spacing w:after="0"/>
              <w:contextualSpacing/>
              <w:jc w:val="both"/>
              <w:rPr>
                <w:rFonts w:cstheme="minorHAnsi"/>
                <w:b/>
              </w:rPr>
            </w:pPr>
          </w:p>
        </w:tc>
      </w:tr>
      <w:tr w:rsidR="006840B1" w:rsidRPr="006840B1" w14:paraId="3FD129D0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EC60BDF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b/>
              </w:rPr>
            </w:pPr>
            <w:r w:rsidRPr="006840B1">
              <w:rPr>
                <w:rFonts w:cstheme="minorHAnsi"/>
                <w:b/>
              </w:rPr>
              <w:t xml:space="preserve">Привлечение внешних сторон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C2520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contextualSpacing/>
              <w:rPr>
                <w:rFonts w:cstheme="minorHAnsi"/>
              </w:rPr>
            </w:pPr>
          </w:p>
        </w:tc>
      </w:tr>
      <w:tr w:rsidR="006840B1" w:rsidRPr="006840B1" w14:paraId="3C759159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63DD98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b/>
              </w:rPr>
            </w:pPr>
            <w:r w:rsidRPr="006840B1">
              <w:rPr>
                <w:rFonts w:cstheme="minorHAnsi"/>
                <w:b/>
              </w:rPr>
              <w:t>Необходимость приобретения дополнительного ПО или компонентов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F803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</w:rPr>
            </w:pPr>
          </w:p>
        </w:tc>
      </w:tr>
      <w:tr w:rsidR="006840B1" w:rsidRPr="006840B1" w14:paraId="03F2CC6A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555C9FE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  <w:b/>
              </w:rPr>
              <w:t xml:space="preserve">* Текущие Бизнес-объемы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2D3C3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rPr>
                <w:rFonts w:cstheme="minorHAnsi"/>
              </w:rPr>
            </w:pPr>
          </w:p>
        </w:tc>
      </w:tr>
      <w:tr w:rsidR="006840B1" w:rsidRPr="006840B1" w14:paraId="75EB1EB0" w14:textId="77777777" w:rsidTr="00E92520"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98B98E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i/>
              </w:rPr>
            </w:pPr>
            <w:r w:rsidRPr="006840B1">
              <w:rPr>
                <w:rFonts w:cstheme="minorHAnsi"/>
                <w:b/>
              </w:rPr>
              <w:t xml:space="preserve">* Прогнозируемые Бизнес-объемы 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3352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</w:rPr>
            </w:pPr>
          </w:p>
        </w:tc>
      </w:tr>
      <w:tr w:rsidR="006840B1" w:rsidRPr="006840B1" w14:paraId="171110BA" w14:textId="77777777" w:rsidTr="00E92520">
        <w:trPr>
          <w:trHeight w:val="60"/>
        </w:trPr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8053A00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b/>
              </w:rPr>
            </w:pPr>
            <w:r w:rsidRPr="006840B1">
              <w:rPr>
                <w:rFonts w:cstheme="minorHAnsi"/>
                <w:b/>
              </w:rPr>
              <w:t>* Руководитель СП инициатора подтверждает, что оценка и регистрация рисков при внедрении новых продуктов, видов деятельности, процессов, систем или внесении значительных изменений в действующие продукты, виды деятельности, процессы и системы проведена должным образом в соответствии с требованиями ВНД Банка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EF9C6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color w:val="303030"/>
                <w:shd w:val="clear" w:color="auto" w:fill="FFFFFF"/>
              </w:rPr>
            </w:pPr>
            <w:r w:rsidRPr="006840B1">
              <w:rPr>
                <w:rFonts w:cstheme="minorHAnsi"/>
                <w:color w:val="303030"/>
                <w:shd w:val="clear" w:color="auto" w:fill="FFFFFF"/>
              </w:rPr>
              <w:t>Да</w:t>
            </w:r>
          </w:p>
        </w:tc>
      </w:tr>
      <w:tr w:rsidR="006840B1" w:rsidRPr="006840B1" w14:paraId="4022D4DC" w14:textId="77777777" w:rsidTr="00E92520">
        <w:trPr>
          <w:trHeight w:val="259"/>
        </w:trPr>
        <w:tc>
          <w:tcPr>
            <w:tcW w:w="8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4BB635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b/>
              </w:rPr>
            </w:pPr>
            <w:r w:rsidRPr="006840B1">
              <w:rPr>
                <w:rFonts w:cstheme="minorHAnsi"/>
                <w:b/>
              </w:rPr>
              <w:t>Зависимости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F148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ind w:left="142"/>
              <w:rPr>
                <w:rFonts w:cstheme="minorHAnsi"/>
              </w:rPr>
            </w:pPr>
          </w:p>
        </w:tc>
      </w:tr>
    </w:tbl>
    <w:p w14:paraId="134CCBA6" w14:textId="77777777" w:rsidR="006840B1" w:rsidRPr="006840B1" w:rsidRDefault="006840B1" w:rsidP="006840B1">
      <w:pPr>
        <w:spacing w:after="0"/>
      </w:pPr>
    </w:p>
    <w:p w14:paraId="042D5CFA" w14:textId="77777777" w:rsidR="006840B1" w:rsidRPr="006840B1" w:rsidRDefault="006840B1" w:rsidP="006840B1">
      <w:pPr>
        <w:keepNext/>
        <w:numPr>
          <w:ilvl w:val="1"/>
          <w:numId w:val="1"/>
        </w:numPr>
        <w:tabs>
          <w:tab w:val="left" w:pos="142"/>
          <w:tab w:val="left" w:pos="567"/>
        </w:tabs>
        <w:spacing w:after="120" w:line="240" w:lineRule="auto"/>
        <w:ind w:left="142"/>
        <w:jc w:val="center"/>
        <w:outlineLvl w:val="3"/>
        <w:rPr>
          <w:rFonts w:eastAsia="Times New Roman" w:cstheme="minorHAnsi"/>
          <w:bCs/>
          <w:i/>
          <w:iCs/>
          <w:caps/>
          <w:snapToGrid w:val="0"/>
          <w:color w:val="1F4E79"/>
        </w:rPr>
      </w:pPr>
      <w:r w:rsidRPr="006840B1">
        <w:rPr>
          <w:rFonts w:eastAsia="Times New Roman" w:cstheme="minorHAnsi"/>
          <w:i/>
          <w:iCs/>
          <w:snapToGrid w:val="0"/>
          <w:color w:val="1F4E79"/>
        </w:rPr>
        <w:t>ОПИСАНИЕ ТЕКУЩЕГО БИЗНЕС ПРОЦЕССА</w:t>
      </w:r>
    </w:p>
    <w:tbl>
      <w:tblPr>
        <w:tblW w:w="103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10343"/>
      </w:tblGrid>
      <w:tr w:rsidR="006840B1" w:rsidRPr="006840B1" w14:paraId="54287509" w14:textId="77777777" w:rsidTr="00E92520">
        <w:trPr>
          <w:trHeight w:val="32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B5482B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  <w:b/>
              </w:rPr>
            </w:pPr>
            <w:r w:rsidRPr="006840B1">
              <w:rPr>
                <w:rFonts w:cstheme="minorHAnsi"/>
                <w:b/>
              </w:rPr>
              <w:t>* Обзор бизнес-процесса</w:t>
            </w:r>
          </w:p>
        </w:tc>
      </w:tr>
      <w:tr w:rsidR="006840B1" w:rsidRPr="006840B1" w14:paraId="4815C62A" w14:textId="77777777" w:rsidTr="00E92520">
        <w:trPr>
          <w:trHeight w:val="32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F1EB515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</w:rPr>
            </w:pPr>
          </w:p>
        </w:tc>
      </w:tr>
      <w:tr w:rsidR="006840B1" w:rsidRPr="006840B1" w14:paraId="2C70B2C9" w14:textId="77777777" w:rsidTr="00E92520">
        <w:trPr>
          <w:trHeight w:val="32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660037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  <w:b/>
                <w:i/>
                <w:color w:val="FFFFFF"/>
              </w:rPr>
            </w:pPr>
            <w:r w:rsidRPr="006840B1">
              <w:rPr>
                <w:rFonts w:eastAsia="Times New Roman" w:cstheme="minorHAnsi"/>
                <w:b/>
              </w:rPr>
              <w:t>* Детальное описание текущего Бизнес процесса.</w:t>
            </w:r>
          </w:p>
        </w:tc>
      </w:tr>
      <w:tr w:rsidR="006840B1" w:rsidRPr="006840B1" w14:paraId="3D46A8B6" w14:textId="77777777" w:rsidTr="00E92520"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78D5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rPr>
                <w:rFonts w:eastAsia="Times New Roman" w:cstheme="minorHAnsi"/>
                <w:i/>
              </w:rPr>
            </w:pPr>
            <w:r w:rsidRPr="006840B1">
              <w:rPr>
                <w:rFonts w:cstheme="minorHAnsi"/>
              </w:rPr>
              <w:t>Текущий процесс не автоматизирован, процесс выноса заявки на рассмотрение происходит вручную</w:t>
            </w:r>
          </w:p>
        </w:tc>
      </w:tr>
    </w:tbl>
    <w:p w14:paraId="5AC32110" w14:textId="77777777" w:rsidR="006840B1" w:rsidRPr="006840B1" w:rsidRDefault="006840B1" w:rsidP="006840B1">
      <w:pPr>
        <w:widowControl w:val="0"/>
        <w:tabs>
          <w:tab w:val="left" w:pos="142"/>
          <w:tab w:val="left" w:pos="567"/>
        </w:tabs>
        <w:spacing w:before="60" w:after="60" w:line="240" w:lineRule="atLeast"/>
        <w:ind w:left="142"/>
        <w:rPr>
          <w:rFonts w:eastAsia="Times New Roman" w:cstheme="minorHAnsi"/>
          <w:bCs/>
          <w:i/>
          <w:caps/>
          <w:snapToGrid w:val="0"/>
          <w:color w:val="1F4E79"/>
          <w:sz w:val="20"/>
          <w:szCs w:val="20"/>
        </w:rPr>
      </w:pPr>
    </w:p>
    <w:p w14:paraId="0AD83F94" w14:textId="77777777" w:rsidR="006840B1" w:rsidRPr="006840B1" w:rsidRDefault="006840B1" w:rsidP="006840B1">
      <w:pPr>
        <w:widowControl w:val="0"/>
        <w:tabs>
          <w:tab w:val="left" w:pos="142"/>
          <w:tab w:val="left" w:pos="567"/>
        </w:tabs>
        <w:spacing w:before="60" w:after="60" w:line="240" w:lineRule="atLeast"/>
        <w:ind w:left="142"/>
        <w:rPr>
          <w:rFonts w:eastAsia="Times New Roman" w:cstheme="minorHAnsi"/>
          <w:bCs/>
          <w:i/>
          <w:caps/>
          <w:snapToGrid w:val="0"/>
          <w:vanish/>
          <w:color w:val="1F4E79"/>
          <w:sz w:val="20"/>
          <w:szCs w:val="20"/>
        </w:rPr>
      </w:pPr>
    </w:p>
    <w:p w14:paraId="250BBF4C" w14:textId="77777777" w:rsidR="006840B1" w:rsidRPr="006840B1" w:rsidRDefault="006840B1" w:rsidP="006840B1">
      <w:pPr>
        <w:keepNext/>
        <w:numPr>
          <w:ilvl w:val="1"/>
          <w:numId w:val="1"/>
        </w:numPr>
        <w:tabs>
          <w:tab w:val="left" w:pos="142"/>
          <w:tab w:val="left" w:pos="567"/>
        </w:tabs>
        <w:spacing w:after="120" w:line="240" w:lineRule="auto"/>
        <w:ind w:left="142"/>
        <w:jc w:val="center"/>
        <w:outlineLvl w:val="3"/>
        <w:rPr>
          <w:rFonts w:eastAsia="Times New Roman" w:cstheme="minorHAnsi"/>
          <w:i/>
          <w:iCs/>
          <w:snapToGrid w:val="0"/>
          <w:color w:val="1F4E79"/>
        </w:rPr>
      </w:pPr>
      <w:r w:rsidRPr="006840B1">
        <w:rPr>
          <w:rFonts w:eastAsia="Times New Roman" w:cstheme="minorHAnsi"/>
          <w:i/>
          <w:iCs/>
          <w:snapToGrid w:val="0"/>
          <w:color w:val="1F4E79"/>
        </w:rPr>
        <w:t>ОПИСАНИЕ ПРЕДПОЛАГАЕМОГО БИЗНЕС ПРОЦЕССА</w:t>
      </w:r>
    </w:p>
    <w:p w14:paraId="4EB698BB" w14:textId="77777777" w:rsidR="006840B1" w:rsidRPr="006840B1" w:rsidRDefault="006840B1" w:rsidP="006840B1">
      <w:pPr>
        <w:keepNext/>
        <w:numPr>
          <w:ilvl w:val="2"/>
          <w:numId w:val="1"/>
        </w:numPr>
        <w:tabs>
          <w:tab w:val="left" w:pos="142"/>
          <w:tab w:val="left" w:pos="567"/>
        </w:tabs>
        <w:spacing w:after="120" w:line="240" w:lineRule="auto"/>
        <w:ind w:left="360"/>
        <w:jc w:val="center"/>
        <w:outlineLvl w:val="3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6840B1">
        <w:rPr>
          <w:rFonts w:eastAsia="Times New Roman" w:cstheme="minorHAnsi"/>
          <w:i/>
          <w:iCs/>
          <w:snapToGrid w:val="0"/>
          <w:color w:val="1F4E79"/>
        </w:rPr>
        <w:t>ОПИСАНИЕ МОБИЛЬНОГО ПРИЛОЖЕНИЯ/</w:t>
      </w:r>
      <w:r w:rsidRPr="006840B1">
        <w:rPr>
          <w:rFonts w:eastAsia="Times New Roman" w:cstheme="minorHAnsi"/>
          <w:i/>
          <w:iCs/>
          <w:snapToGrid w:val="0"/>
          <w:color w:val="1F4E79"/>
          <w:lang w:val="en-US"/>
        </w:rPr>
        <w:t>WEB</w:t>
      </w:r>
    </w:p>
    <w:tbl>
      <w:tblPr>
        <w:tblW w:w="10348" w:type="dxa"/>
        <w:tblInd w:w="-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10348"/>
      </w:tblGrid>
      <w:tr w:rsidR="006840B1" w:rsidRPr="006840B1" w14:paraId="0E25D36F" w14:textId="77777777" w:rsidTr="00E92520">
        <w:trPr>
          <w:trHeight w:val="468"/>
        </w:trPr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E0E1AC5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theme="minorHAnsi"/>
                <w:b/>
                <w:i/>
                <w:color w:val="FFFFFF"/>
              </w:rPr>
            </w:pPr>
            <w:r w:rsidRPr="006840B1">
              <w:rPr>
                <w:rFonts w:eastAsia="Times New Roman" w:cstheme="minorHAnsi"/>
                <w:b/>
              </w:rPr>
              <w:t>* Детальное описание предполагаемого Бизнес процесса.</w:t>
            </w:r>
          </w:p>
        </w:tc>
      </w:tr>
      <w:tr w:rsidR="006840B1" w:rsidRPr="006840B1" w14:paraId="43081DF8" w14:textId="77777777" w:rsidTr="00E92520">
        <w:trPr>
          <w:trHeight w:val="1310"/>
        </w:trPr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2CF0F6" w14:textId="77777777" w:rsidR="006840B1" w:rsidRPr="006840B1" w:rsidRDefault="006840B1" w:rsidP="00DC4468">
            <w:pPr>
              <w:numPr>
                <w:ilvl w:val="0"/>
                <w:numId w:val="4"/>
              </w:numPr>
              <w:tabs>
                <w:tab w:val="left" w:pos="142"/>
                <w:tab w:val="left" w:pos="449"/>
              </w:tabs>
              <w:spacing w:after="0"/>
              <w:ind w:left="166" w:right="164" w:firstLine="8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Хочу кредит</w:t>
            </w:r>
          </w:p>
          <w:p w14:paraId="4324EA94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166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Клиент Банка (далее Клиент), подразумевается, что у Клиента уже есть активный счет, </w:t>
            </w:r>
            <w:proofErr w:type="spellStart"/>
            <w:proofErr w:type="gramStart"/>
            <w:r w:rsidRPr="006840B1">
              <w:rPr>
                <w:rFonts w:eastAsia="Times New Roman" w:cstheme="minorHAnsi"/>
              </w:rPr>
              <w:t>т.к</w:t>
            </w:r>
            <w:proofErr w:type="spellEnd"/>
            <w:proofErr w:type="gramEnd"/>
            <w:r w:rsidRPr="006840B1">
              <w:rPr>
                <w:rFonts w:eastAsia="Times New Roman" w:cstheme="minorHAnsi"/>
              </w:rPr>
              <w:t xml:space="preserve"> он до авторизации он проходит процедуру регистрации (онбординг), авторизуется в мобильном приложении (далее МП) или в 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кликает кнопку «Оформить кредит»</w:t>
            </w:r>
          </w:p>
          <w:p w14:paraId="7A48081A" w14:textId="61707295" w:rsidR="006840B1" w:rsidRPr="006840B1" w:rsidRDefault="00A815B9" w:rsidP="006840B1">
            <w:pPr>
              <w:numPr>
                <w:ilvl w:val="0"/>
                <w:numId w:val="4"/>
              </w:numPr>
              <w:tabs>
                <w:tab w:val="left" w:pos="142"/>
                <w:tab w:val="left" w:pos="449"/>
              </w:tabs>
              <w:spacing w:after="0"/>
              <w:ind w:left="166" w:right="164"/>
              <w:contextualSpacing/>
              <w:jc w:val="both"/>
              <w:rPr>
                <w:rFonts w:eastAsia="Times New Roman" w:cstheme="minorHAnsi"/>
              </w:rPr>
            </w:pPr>
            <w:r>
              <w:rPr>
                <w:noProof/>
              </w:rPr>
              <w:object w:dxaOrig="1440" w:dyaOrig="1440" w14:anchorId="5D6297D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4" type="#_x0000_t75" style="position:absolute;left:0;text-align:left;margin-left:13.2pt;margin-top:7.4pt;width:179.05pt;height:366.2pt;z-index:251666432;mso-position-horizontal-relative:text;mso-position-vertical-relative:text;mso-width-relative:page;mso-height-relative:page">
                  <v:imagedata r:id="rId5" o:title=""/>
                  <w10:wrap type="square"/>
                </v:shape>
                <o:OLEObject Type="Embed" ProgID="Paint.Picture" ShapeID="_x0000_s1044" DrawAspect="Content" ObjectID="_1746624301" r:id="rId6"/>
              </w:object>
            </w:r>
            <w:r w:rsidR="00DC4468" w:rsidRPr="006840B1">
              <w:rPr>
                <w:rFonts w:eastAsia="Times New Roman" w:cstheme="minorHAnsi"/>
              </w:rPr>
              <w:t xml:space="preserve"> </w:t>
            </w:r>
            <w:r w:rsidR="006840B1" w:rsidRPr="006840B1">
              <w:rPr>
                <w:rFonts w:eastAsia="Times New Roman" w:cstheme="minorHAnsi"/>
              </w:rPr>
              <w:t>Заполнение формы, предварительный расчет</w:t>
            </w:r>
          </w:p>
          <w:p w14:paraId="386BD391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166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открывается форма для ввода инфо- заголовок «RBK </w:t>
            </w:r>
            <w:proofErr w:type="spellStart"/>
            <w:r w:rsidRPr="006840B1">
              <w:rPr>
                <w:rFonts w:eastAsia="Times New Roman" w:cstheme="minorHAnsi"/>
              </w:rPr>
              <w:t>Business</w:t>
            </w:r>
            <w:proofErr w:type="spellEnd"/>
            <w:r w:rsidRPr="006840B1">
              <w:rPr>
                <w:rFonts w:eastAsia="Times New Roman" w:cstheme="minorHAnsi"/>
              </w:rPr>
              <w:t xml:space="preserve"> Беззалоговый»: </w:t>
            </w:r>
          </w:p>
          <w:p w14:paraId="1BA040EA" w14:textId="77777777" w:rsidR="006840B1" w:rsidRPr="006840B1" w:rsidRDefault="006840B1" w:rsidP="006840B1">
            <w:pPr>
              <w:numPr>
                <w:ilvl w:val="0"/>
                <w:numId w:val="5"/>
              </w:numPr>
              <w:tabs>
                <w:tab w:val="left" w:pos="142"/>
                <w:tab w:val="left" w:pos="449"/>
                <w:tab w:val="left" w:pos="3708"/>
                <w:tab w:val="left" w:pos="3735"/>
              </w:tabs>
              <w:spacing w:after="0"/>
              <w:ind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Сумма займа (от </w:t>
            </w:r>
            <w:commentRangeStart w:id="0"/>
            <w:r w:rsidRPr="006840B1">
              <w:rPr>
                <w:rFonts w:eastAsia="Times New Roman" w:cstheme="minorHAnsi"/>
              </w:rPr>
              <w:t xml:space="preserve">100 000 </w:t>
            </w:r>
            <w:commentRangeEnd w:id="0"/>
            <w:r w:rsidRPr="006840B1">
              <w:rPr>
                <w:sz w:val="16"/>
                <w:szCs w:val="16"/>
              </w:rPr>
              <w:commentReference w:id="0"/>
            </w:r>
            <w:r w:rsidRPr="006840B1">
              <w:rPr>
                <w:rFonts w:eastAsia="Times New Roman" w:cstheme="minorHAnsi"/>
              </w:rPr>
              <w:t xml:space="preserve">до 5 000 000 </w:t>
            </w:r>
            <w:proofErr w:type="spellStart"/>
            <w:r w:rsidRPr="006840B1">
              <w:rPr>
                <w:rFonts w:eastAsia="Times New Roman" w:cstheme="minorHAnsi"/>
              </w:rPr>
              <w:t>млн.тг</w:t>
            </w:r>
            <w:proofErr w:type="spellEnd"/>
            <w:r w:rsidRPr="006840B1">
              <w:rPr>
                <w:rFonts w:eastAsia="Times New Roman" w:cstheme="minorHAnsi"/>
              </w:rPr>
              <w:t xml:space="preserve">.). Если Клиент вводит сумму, которая не меньше ил больше установленной суммы, выводить уведомление  </w:t>
            </w:r>
          </w:p>
          <w:p w14:paraId="6DE6FF50" w14:textId="50FBA832" w:rsidR="006840B1" w:rsidRPr="006840B1" w:rsidRDefault="006840B1" w:rsidP="006840B1">
            <w:pPr>
              <w:numPr>
                <w:ilvl w:val="0"/>
                <w:numId w:val="5"/>
              </w:numPr>
              <w:tabs>
                <w:tab w:val="left" w:pos="142"/>
                <w:tab w:val="left" w:pos="449"/>
                <w:tab w:val="left" w:pos="3708"/>
              </w:tabs>
              <w:spacing w:after="0"/>
              <w:ind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Срок займа в месяцах – </w:t>
            </w:r>
            <w:r w:rsidRPr="006840B1">
              <w:rPr>
                <w:rFonts w:eastAsia="Times New Roman" w:cstheme="minorHAnsi"/>
                <w:highlight w:val="yellow"/>
              </w:rPr>
              <w:t>мин.1 и макс 36 мес</w:t>
            </w:r>
            <w:r w:rsidRPr="006840B1">
              <w:rPr>
                <w:rFonts w:eastAsia="Times New Roman" w:cstheme="minorHAnsi"/>
              </w:rPr>
              <w:t>.</w:t>
            </w:r>
          </w:p>
          <w:p w14:paraId="51DD83A4" w14:textId="77777777" w:rsidR="006840B1" w:rsidRPr="006840B1" w:rsidRDefault="006840B1" w:rsidP="006840B1">
            <w:pPr>
              <w:numPr>
                <w:ilvl w:val="0"/>
                <w:numId w:val="5"/>
              </w:numPr>
              <w:tabs>
                <w:tab w:val="left" w:pos="142"/>
                <w:tab w:val="left" w:pos="449"/>
                <w:tab w:val="left" w:pos="3645"/>
                <w:tab w:val="left" w:pos="3825"/>
                <w:tab w:val="left" w:pos="4140"/>
              </w:tabs>
              <w:spacing w:after="0"/>
              <w:ind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Тип платежа – справочник: Аннуитетный, Равными долями. По умолчанию выбран Аннуитетный (</w:t>
            </w:r>
            <w:r w:rsidRPr="006840B1">
              <w:rPr>
                <w:rFonts w:eastAsia="Times New Roman" w:cstheme="minorHAnsi"/>
                <w:lang w:val="en-US"/>
              </w:rPr>
              <w:t>c</w:t>
            </w:r>
            <w:r w:rsidRPr="006840B1">
              <w:rPr>
                <w:rFonts w:eastAsia="Times New Roman" w:cstheme="minorHAnsi"/>
              </w:rPr>
              <w:t xml:space="preserve"> возможностью </w:t>
            </w:r>
            <w:proofErr w:type="spellStart"/>
            <w:r w:rsidRPr="006840B1">
              <w:rPr>
                <w:rFonts w:eastAsia="Times New Roman" w:cstheme="minorHAnsi"/>
              </w:rPr>
              <w:t>перевыбора</w:t>
            </w:r>
            <w:proofErr w:type="spellEnd"/>
            <w:r w:rsidRPr="006840B1">
              <w:rPr>
                <w:rFonts w:eastAsia="Times New Roman" w:cstheme="minorHAnsi"/>
              </w:rPr>
              <w:t>)</w:t>
            </w:r>
          </w:p>
          <w:p w14:paraId="3A1013DA" w14:textId="77777777" w:rsidR="006840B1" w:rsidRPr="006840B1" w:rsidRDefault="006840B1" w:rsidP="006840B1">
            <w:pPr>
              <w:numPr>
                <w:ilvl w:val="0"/>
                <w:numId w:val="5"/>
              </w:numPr>
              <w:tabs>
                <w:tab w:val="left" w:pos="142"/>
                <w:tab w:val="left" w:pos="449"/>
                <w:tab w:val="left" w:pos="3630"/>
              </w:tabs>
              <w:spacing w:after="0"/>
              <w:ind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Опция с тумблером «С государственной поддержкой», по умолчанию в состоянии «</w:t>
            </w:r>
            <w:proofErr w:type="spellStart"/>
            <w:r w:rsidRPr="006840B1">
              <w:rPr>
                <w:rFonts w:eastAsia="Times New Roman" w:cstheme="minorHAnsi"/>
              </w:rPr>
              <w:t>Выкл</w:t>
            </w:r>
            <w:proofErr w:type="spellEnd"/>
            <w:r w:rsidRPr="006840B1">
              <w:rPr>
                <w:rFonts w:eastAsia="Times New Roman" w:cstheme="minorHAnsi"/>
              </w:rPr>
              <w:t>»</w:t>
            </w:r>
          </w:p>
          <w:p w14:paraId="15D673E8" w14:textId="77777777" w:rsidR="006840B1" w:rsidRPr="006840B1" w:rsidRDefault="006840B1" w:rsidP="006840B1">
            <w:pPr>
              <w:numPr>
                <w:ilvl w:val="0"/>
                <w:numId w:val="5"/>
              </w:numPr>
              <w:tabs>
                <w:tab w:val="left" w:pos="142"/>
                <w:tab w:val="left" w:pos="449"/>
              </w:tabs>
              <w:spacing w:after="0"/>
              <w:ind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Автоматический расчет и отображение ежемесячного платежа </w:t>
            </w:r>
          </w:p>
          <w:p w14:paraId="5F29395C" w14:textId="77777777" w:rsidR="006840B1" w:rsidRPr="006840B1" w:rsidRDefault="006840B1" w:rsidP="006840B1">
            <w:pPr>
              <w:numPr>
                <w:ilvl w:val="0"/>
                <w:numId w:val="5"/>
              </w:numPr>
              <w:tabs>
                <w:tab w:val="left" w:pos="142"/>
                <w:tab w:val="left" w:pos="449"/>
                <w:tab w:val="left" w:pos="3675"/>
              </w:tabs>
              <w:spacing w:after="0"/>
              <w:ind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Кнопка «Продолжить»</w:t>
            </w:r>
          </w:p>
          <w:p w14:paraId="4B8A7376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</w:rPr>
            </w:pPr>
            <w:proofErr w:type="spellStart"/>
            <w:r w:rsidRPr="006840B1">
              <w:rPr>
                <w:rFonts w:eastAsia="Times New Roman" w:cstheme="minorHAnsi"/>
              </w:rPr>
              <w:t>Доп.информация</w:t>
            </w:r>
            <w:proofErr w:type="spellEnd"/>
            <w:r w:rsidRPr="006840B1">
              <w:rPr>
                <w:rFonts w:eastAsia="Times New Roman" w:cstheme="minorHAnsi"/>
              </w:rPr>
              <w:t xml:space="preserve"> мелким шрифтом: </w:t>
            </w:r>
          </w:p>
          <w:p w14:paraId="197C4512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</w:rPr>
            </w:pPr>
          </w:p>
          <w:p w14:paraId="4F7276CA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  <w:i/>
                <w:sz w:val="20"/>
              </w:rPr>
            </w:pPr>
            <w:r w:rsidRPr="006840B1">
              <w:rPr>
                <w:rFonts w:eastAsia="Times New Roman" w:cstheme="minorHAnsi"/>
              </w:rPr>
              <w:t>«</w:t>
            </w:r>
            <w:r w:rsidRPr="006840B1">
              <w:rPr>
                <w:rFonts w:eastAsia="Times New Roman" w:cstheme="minorHAnsi"/>
                <w:i/>
                <w:sz w:val="20"/>
              </w:rPr>
              <w:t>ГЭСВ: от ___ %</w:t>
            </w:r>
          </w:p>
          <w:p w14:paraId="75440683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  <w:i/>
                <w:sz w:val="20"/>
              </w:rPr>
            </w:pPr>
            <w:r w:rsidRPr="006840B1">
              <w:rPr>
                <w:rFonts w:eastAsia="Times New Roman" w:cstheme="minorHAnsi"/>
                <w:i/>
                <w:sz w:val="20"/>
              </w:rPr>
              <w:t xml:space="preserve">Переплата: ___ </w:t>
            </w:r>
            <w:proofErr w:type="spellStart"/>
            <w:r w:rsidRPr="006840B1">
              <w:rPr>
                <w:rFonts w:eastAsia="Times New Roman" w:cstheme="minorHAnsi"/>
                <w:i/>
                <w:sz w:val="20"/>
              </w:rPr>
              <w:t>тг</w:t>
            </w:r>
            <w:proofErr w:type="spellEnd"/>
            <w:r w:rsidRPr="006840B1">
              <w:rPr>
                <w:rFonts w:eastAsia="Times New Roman" w:cstheme="minorHAnsi"/>
                <w:i/>
                <w:sz w:val="20"/>
              </w:rPr>
              <w:t>. (калькулятор)</w:t>
            </w:r>
          </w:p>
          <w:p w14:paraId="4DBAB558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  <w:i/>
                <w:sz w:val="20"/>
              </w:rPr>
            </w:pPr>
            <w:r w:rsidRPr="006840B1">
              <w:rPr>
                <w:rFonts w:eastAsia="Times New Roman" w:cstheme="minorHAnsi"/>
                <w:i/>
                <w:sz w:val="20"/>
              </w:rPr>
              <w:t>Расчеты предварительные.</w:t>
            </w:r>
          </w:p>
          <w:p w14:paraId="394D4E99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</w:rPr>
            </w:pPr>
          </w:p>
          <w:p w14:paraId="65CD1EC5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*необходимо вшить калькулятор для расчета </w:t>
            </w:r>
            <w:proofErr w:type="spellStart"/>
            <w:proofErr w:type="gramStart"/>
            <w:r w:rsidRPr="006840B1">
              <w:rPr>
                <w:rFonts w:eastAsia="Times New Roman" w:cstheme="minorHAnsi"/>
              </w:rPr>
              <w:t>еж.платежа</w:t>
            </w:r>
            <w:proofErr w:type="spellEnd"/>
            <w:proofErr w:type="gramEnd"/>
            <w:r w:rsidRPr="006840B1">
              <w:rPr>
                <w:rFonts w:eastAsia="Times New Roman" w:cstheme="minorHAnsi"/>
              </w:rPr>
              <w:t>, ставки (ГЭСВ) и переплаты;</w:t>
            </w:r>
          </w:p>
          <w:p w14:paraId="09224795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*все поля обязательные, пока не заполнены – кнопка «Продолжить» не активна</w:t>
            </w:r>
          </w:p>
          <w:p w14:paraId="0320D4B5" w14:textId="77777777" w:rsidR="006840B1" w:rsidRPr="006840B1" w:rsidRDefault="00A815B9" w:rsidP="006840B1">
            <w:pPr>
              <w:tabs>
                <w:tab w:val="left" w:pos="142"/>
                <w:tab w:val="left" w:pos="449"/>
              </w:tabs>
              <w:spacing w:after="0"/>
              <w:ind w:right="164"/>
              <w:jc w:val="both"/>
              <w:rPr>
                <w:rFonts w:eastAsia="Times New Roman" w:cstheme="minorHAnsi"/>
              </w:rPr>
            </w:pPr>
            <w:r>
              <w:rPr>
                <w:noProof/>
              </w:rPr>
              <w:object w:dxaOrig="1440" w:dyaOrig="1440" w14:anchorId="2C223D13">
                <v:shape id="_x0000_s1038" type="#_x0000_t75" style="position:absolute;left:0;text-align:left;margin-left:363pt;margin-top:7.15pt;width:140.55pt;height:288.75pt;z-index:251664384;mso-position-horizontal-relative:text;mso-position-vertical-relative:text;mso-width-relative:page;mso-height-relative:page">
                  <v:imagedata r:id="rId9" o:title=""/>
                  <w10:wrap type="square"/>
                </v:shape>
                <o:OLEObject Type="Embed" ProgID="Paint.Picture" ShapeID="_x0000_s1038" DrawAspect="Content" ObjectID="_1746624302" r:id="rId10"/>
              </w:object>
            </w:r>
          </w:p>
          <w:p w14:paraId="1D8CD25D" w14:textId="77777777" w:rsidR="006840B1" w:rsidRPr="006840B1" w:rsidRDefault="006840B1" w:rsidP="006840B1">
            <w:pPr>
              <w:numPr>
                <w:ilvl w:val="0"/>
                <w:numId w:val="4"/>
              </w:numPr>
              <w:tabs>
                <w:tab w:val="left" w:pos="142"/>
                <w:tab w:val="left" w:pos="449"/>
              </w:tabs>
              <w:spacing w:after="0"/>
              <w:ind w:right="164" w:hanging="546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Ознакомление с документами и расчетами</w:t>
            </w:r>
          </w:p>
          <w:p w14:paraId="3E6EEC84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После того как Клиент нажал кнопку «Продолжить» отображается следующая форма с заголовком «Соглашение». Клиенту отображается следующая информация:</w:t>
            </w:r>
          </w:p>
          <w:p w14:paraId="40744D4F" w14:textId="77777777" w:rsidR="006840B1" w:rsidRPr="006840B1" w:rsidRDefault="006840B1" w:rsidP="006840B1">
            <w:pPr>
              <w:numPr>
                <w:ilvl w:val="0"/>
                <w:numId w:val="6"/>
              </w:numPr>
              <w:tabs>
                <w:tab w:val="left" w:pos="45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блоки, описанные в п.2 от </w:t>
            </w:r>
            <w:r w:rsidRPr="006840B1">
              <w:rPr>
                <w:rFonts w:eastAsia="Times New Roman" w:cstheme="minorHAnsi"/>
                <w:lang w:val="en-US"/>
              </w:rPr>
              <w:t>a</w:t>
            </w:r>
            <w:r w:rsidRPr="006840B1">
              <w:rPr>
                <w:rFonts w:eastAsia="Times New Roman" w:cstheme="minorHAnsi"/>
              </w:rPr>
              <w:t xml:space="preserve"> до </w:t>
            </w:r>
            <w:r w:rsidRPr="006840B1">
              <w:rPr>
                <w:rFonts w:eastAsia="Times New Roman" w:cstheme="minorHAnsi"/>
                <w:lang w:val="en-US"/>
              </w:rPr>
              <w:t>f</w:t>
            </w:r>
            <w:r w:rsidRPr="006840B1">
              <w:rPr>
                <w:rFonts w:eastAsia="Times New Roman" w:cstheme="minorHAnsi"/>
              </w:rPr>
              <w:t xml:space="preserve"> (без возможности корректировки)</w:t>
            </w:r>
          </w:p>
          <w:p w14:paraId="48C6A2DF" w14:textId="37FD8407" w:rsidR="006840B1" w:rsidRPr="006840B1" w:rsidRDefault="006840B1" w:rsidP="006840B1">
            <w:pPr>
              <w:numPr>
                <w:ilvl w:val="0"/>
                <w:numId w:val="6"/>
              </w:numPr>
              <w:tabs>
                <w:tab w:val="left" w:pos="45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документы, отображенные гиперссылкой: Анкета-заявление, Согласие ПКБ, ГЦВП (в случае, если Клиент кликает по ним, то они раскрываются для возможности ознакомиться)</w:t>
            </w:r>
            <w:r w:rsidR="00A20EF1">
              <w:rPr>
                <w:rFonts w:eastAsia="Times New Roman" w:cstheme="minorHAnsi"/>
              </w:rPr>
              <w:t xml:space="preserve">. </w:t>
            </w:r>
            <w:ins w:id="1" w:author="Таласова Эльмира Алибекқызы" w:date="2023-05-25T17:32:00Z">
              <w:r w:rsidR="00A20EF1">
                <w:rPr>
                  <w:rFonts w:eastAsia="Times New Roman" w:cstheme="minorHAnsi"/>
                </w:rPr>
                <w:t>МП</w:t>
              </w:r>
              <w:r w:rsidR="00A20EF1" w:rsidRPr="00A20EF1">
                <w:rPr>
                  <w:rFonts w:eastAsia="Times New Roman" w:cstheme="minorHAnsi"/>
                </w:rPr>
                <w:t>/</w:t>
              </w:r>
              <w:r w:rsidR="00A20EF1" w:rsidRPr="006840B1">
                <w:rPr>
                  <w:rFonts w:eastAsia="Times New Roman" w:cstheme="minorHAnsi"/>
                  <w:lang w:val="en-US"/>
                </w:rPr>
                <w:t>WEB</w:t>
              </w:r>
              <w:r w:rsidR="00A20EF1" w:rsidRPr="006840B1">
                <w:rPr>
                  <w:rFonts w:eastAsia="Times New Roman" w:cstheme="minorHAnsi"/>
                </w:rPr>
                <w:t xml:space="preserve"> сохраняет </w:t>
              </w:r>
              <w:r w:rsidR="00A20EF1">
                <w:rPr>
                  <w:rFonts w:eastAsia="Times New Roman" w:cstheme="minorHAnsi"/>
                </w:rPr>
                <w:t xml:space="preserve">документы с признаком подписи Клиента </w:t>
              </w:r>
              <w:r w:rsidR="00A20EF1" w:rsidRPr="006840B1">
                <w:rPr>
                  <w:rFonts w:eastAsia="Times New Roman" w:cstheme="minorHAnsi"/>
                </w:rPr>
                <w:t>в хранилище (</w:t>
              </w:r>
              <w:r w:rsidR="00A20EF1" w:rsidRPr="006840B1">
                <w:rPr>
                  <w:rFonts w:eastAsia="Times New Roman" w:cstheme="minorHAnsi"/>
                  <w:lang w:val="en-US"/>
                </w:rPr>
                <w:t>FileNet</w:t>
              </w:r>
              <w:r w:rsidR="00A20EF1" w:rsidRPr="006840B1">
                <w:rPr>
                  <w:rFonts w:eastAsia="Times New Roman" w:cstheme="minorHAnsi"/>
                </w:rPr>
                <w:t>?)</w:t>
              </w:r>
              <w:r w:rsidR="00A20EF1">
                <w:rPr>
                  <w:rFonts w:eastAsia="Times New Roman" w:cstheme="minorHAnsi"/>
                </w:rPr>
                <w:t>.</w:t>
              </w:r>
            </w:ins>
          </w:p>
          <w:p w14:paraId="07631052" w14:textId="77777777" w:rsidR="006840B1" w:rsidRPr="006840B1" w:rsidRDefault="006840B1" w:rsidP="006840B1">
            <w:pPr>
              <w:numPr>
                <w:ilvl w:val="0"/>
                <w:numId w:val="6"/>
              </w:numPr>
              <w:tabs>
                <w:tab w:val="left" w:pos="45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Кнопка «Отправить заявку»</w:t>
            </w:r>
          </w:p>
          <w:p w14:paraId="7E75BBF4" w14:textId="77777777" w:rsidR="006840B1" w:rsidRPr="006840B1" w:rsidRDefault="006840B1" w:rsidP="006840B1">
            <w:pPr>
              <w:numPr>
                <w:ilvl w:val="0"/>
                <w:numId w:val="4"/>
              </w:numPr>
              <w:tabs>
                <w:tab w:val="left" w:pos="142"/>
                <w:tab w:val="left" w:pos="449"/>
              </w:tabs>
              <w:spacing w:after="0"/>
              <w:ind w:right="164" w:hanging="546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Подтверждение заявки</w:t>
            </w:r>
          </w:p>
          <w:p w14:paraId="05B87941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После того как Клиент нажал кнопку «Отправить заявку» отображается форма для ввода смс-подтверждения. </w:t>
            </w:r>
          </w:p>
          <w:p w14:paraId="11105E99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инициирует отправку смс-кода на мобильный номер телефона Клиента (по которому была произведена регистрация). Необходимо предусмотреть повторную отправку кода по истечению таймера (установить таймер на 90 сек). </w:t>
            </w:r>
          </w:p>
          <w:p w14:paraId="3C09DEF6" w14:textId="5464DF84" w:rsidR="006840B1" w:rsidRPr="006840B1" w:rsidRDefault="00A815B9" w:rsidP="006840B1">
            <w:pPr>
              <w:tabs>
                <w:tab w:val="left" w:pos="142"/>
                <w:tab w:val="left" w:pos="449"/>
              </w:tabs>
              <w:spacing w:after="0"/>
              <w:ind w:left="720" w:right="164" w:hanging="546"/>
              <w:contextualSpacing/>
              <w:jc w:val="both"/>
              <w:rPr>
                <w:rFonts w:eastAsia="Times New Roman" w:cstheme="minorHAnsi"/>
              </w:rPr>
            </w:pPr>
            <w:r>
              <w:rPr>
                <w:noProof/>
              </w:rPr>
              <w:object w:dxaOrig="1440" w:dyaOrig="1440" w14:anchorId="388DC5B7">
                <v:shape id="_x0000_s1034" type="#_x0000_t75" style="position:absolute;left:0;text-align:left;margin-left:100pt;margin-top:16.4pt;width:71.6pt;height:145.15pt;z-index:251660288;mso-position-horizontal-relative:text;mso-position-vertical-relative:text;mso-width-relative:page;mso-height-relative:page">
                  <v:imagedata r:id="rId11" o:title=""/>
                  <w10:wrap type="square"/>
                </v:shape>
                <o:OLEObject Type="Embed" ProgID="Paint.Picture" ShapeID="_x0000_s1034" DrawAspect="Content" ObjectID="_1746624303" r:id="rId12"/>
              </w:object>
            </w:r>
            <w:r>
              <w:rPr>
                <w:noProof/>
              </w:rPr>
              <w:object w:dxaOrig="1440" w:dyaOrig="1440" w14:anchorId="31E6BFB8">
                <v:shape id="_x0000_s1033" type="#_x0000_t75" style="position:absolute;left:0;text-align:left;margin-left:23.25pt;margin-top:16.4pt;width:71.85pt;height:145.15pt;z-index:251659264;mso-position-horizontal-relative:text;mso-position-vertical-relative:text;mso-width-relative:page;mso-height-relative:page" wrapcoords="-251 0 -251 21476 21600 21476 21600 0 -251 0">
                  <v:imagedata r:id="rId13" o:title=""/>
                  <w10:wrap type="tight"/>
                </v:shape>
                <o:OLEObject Type="Embed" ProgID="Paint.Picture" ShapeID="_x0000_s1033" DrawAspect="Content" ObjectID="_1746624304" r:id="rId14"/>
              </w:object>
            </w:r>
            <w:r w:rsidR="006840B1" w:rsidRPr="006840B1">
              <w:rPr>
                <w:rFonts w:eastAsia="Times New Roman" w:cstheme="minorHAnsi"/>
              </w:rPr>
              <w:t>После ввода кода с смс запускается прелоадер, МП/</w:t>
            </w:r>
            <w:r w:rsidR="006840B1" w:rsidRPr="006840B1">
              <w:rPr>
                <w:rFonts w:eastAsia="Times New Roman" w:cstheme="minorHAnsi"/>
                <w:lang w:val="en-US"/>
              </w:rPr>
              <w:t>WEB</w:t>
            </w:r>
            <w:r w:rsidR="006840B1" w:rsidRPr="006840B1">
              <w:rPr>
                <w:rFonts w:eastAsia="Times New Roman" w:cstheme="minorHAnsi"/>
              </w:rPr>
              <w:t xml:space="preserve"> ожидает ответа от КК по Первичной и Внутренней</w:t>
            </w:r>
            <w:r w:rsidR="00996EA5">
              <w:rPr>
                <w:rFonts w:eastAsia="Times New Roman" w:cstheme="minorHAnsi"/>
              </w:rPr>
              <w:t xml:space="preserve"> проверке, а также ответа </w:t>
            </w:r>
            <w:proofErr w:type="spellStart"/>
            <w:r w:rsidR="00996EA5">
              <w:rPr>
                <w:rFonts w:eastAsia="Times New Roman" w:cstheme="minorHAnsi"/>
              </w:rPr>
              <w:t>АДАТы</w:t>
            </w:r>
            <w:proofErr w:type="spellEnd"/>
            <w:r w:rsidR="006840B1" w:rsidRPr="006840B1">
              <w:rPr>
                <w:rFonts w:eastAsia="Times New Roman" w:cstheme="minorHAnsi"/>
              </w:rPr>
              <w:t>, в зависимости от ответа прелоадер закрывается и отображается соответствующее уведомление. В случае успешного сценария - уведомление «</w:t>
            </w:r>
            <w:r w:rsidR="006840B1" w:rsidRPr="006840B1">
              <w:rPr>
                <w:rFonts w:eastAsia="Times New Roman" w:cstheme="minorHAnsi"/>
                <w:i/>
              </w:rPr>
              <w:t xml:space="preserve">Заявка принята. Мы сообщим Вам о решении по смс или </w:t>
            </w:r>
            <w:r w:rsidR="006840B1" w:rsidRPr="006840B1">
              <w:rPr>
                <w:rFonts w:eastAsia="Times New Roman" w:cstheme="minorHAnsi"/>
                <w:i/>
                <w:lang w:val="en-US"/>
              </w:rPr>
              <w:t>push</w:t>
            </w:r>
            <w:r w:rsidR="006840B1" w:rsidRPr="006840B1">
              <w:rPr>
                <w:rFonts w:eastAsia="Times New Roman" w:cstheme="minorHAnsi"/>
                <w:i/>
              </w:rPr>
              <w:t>-уведомлением</w:t>
            </w:r>
            <w:r w:rsidR="006840B1" w:rsidRPr="006840B1">
              <w:rPr>
                <w:rFonts w:eastAsia="Times New Roman" w:cstheme="minorHAnsi"/>
              </w:rPr>
              <w:t>», в случае отрицательного – запрос будет содержать текст сообщения.</w:t>
            </w:r>
          </w:p>
          <w:p w14:paraId="61BB52DD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720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*в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в меню «Кредиты» отображать инфо с наименованием кредита и его статусе.</w:t>
            </w:r>
          </w:p>
          <w:p w14:paraId="6A66DDC5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72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0756C794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72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273339A8" w14:textId="77777777" w:rsidR="006840B1" w:rsidRPr="006840B1" w:rsidRDefault="006840B1" w:rsidP="00DC4468">
            <w:pPr>
              <w:numPr>
                <w:ilvl w:val="0"/>
                <w:numId w:val="4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Сбор информации (</w:t>
            </w:r>
            <w:r w:rsidRPr="006840B1">
              <w:rPr>
                <w:rFonts w:eastAsia="Times New Roman" w:cstheme="minorHAnsi"/>
                <w:lang w:val="en-US"/>
              </w:rPr>
              <w:t>BACK)</w:t>
            </w:r>
          </w:p>
          <w:p w14:paraId="7337A10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После того Клиент подтвердил заявку,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формирует запрос и через шину отправляет в кредитный конвейер (далее КК) (состав запроса: значения, описанные в п.2 от </w:t>
            </w:r>
            <w:r w:rsidRPr="006840B1">
              <w:rPr>
                <w:rFonts w:eastAsia="Times New Roman" w:cstheme="minorHAnsi"/>
                <w:lang w:val="en-US"/>
              </w:rPr>
              <w:t>a</w:t>
            </w:r>
            <w:r w:rsidRPr="006840B1">
              <w:rPr>
                <w:rFonts w:eastAsia="Times New Roman" w:cstheme="minorHAnsi"/>
              </w:rPr>
              <w:t xml:space="preserve"> до </w:t>
            </w:r>
            <w:r w:rsidRPr="006840B1">
              <w:rPr>
                <w:rFonts w:eastAsia="Times New Roman" w:cstheme="minorHAnsi"/>
                <w:lang w:val="en-US"/>
              </w:rPr>
              <w:t>f</w:t>
            </w:r>
            <w:r w:rsidRPr="006840B1">
              <w:rPr>
                <w:rFonts w:eastAsia="Times New Roman" w:cstheme="minorHAnsi"/>
              </w:rPr>
              <w:t xml:space="preserve">, а также ИИН/БИН, номер мобильного телефона). </w:t>
            </w:r>
          </w:p>
          <w:p w14:paraId="382A19FC" w14:textId="77777777" w:rsidR="006840B1" w:rsidRPr="006840B1" w:rsidRDefault="006840B1" w:rsidP="00DC4468">
            <w:pPr>
              <w:numPr>
                <w:ilvl w:val="0"/>
                <w:numId w:val="10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>Первичные проверки:</w:t>
            </w:r>
          </w:p>
          <w:p w14:paraId="42339D1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Проверка корректности запроса/обязательное заполнение всех тегов. В случае если:</w:t>
            </w:r>
          </w:p>
          <w:p w14:paraId="511EF65D" w14:textId="12327A06" w:rsidR="006840B1" w:rsidRPr="006840B1" w:rsidRDefault="006840B1" w:rsidP="006840B1">
            <w:pPr>
              <w:numPr>
                <w:ilvl w:val="0"/>
                <w:numId w:val="2"/>
              </w:numPr>
              <w:tabs>
                <w:tab w:val="left" w:pos="457"/>
                <w:tab w:val="left" w:pos="567"/>
                <w:tab w:val="left" w:pos="1100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</w:rPr>
              <w:t>запрос не корректен/отсутствуют некоторые теги и прочее - возвращать ошибку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(бэк) с детализацией ошибки, текст уведомления «</w:t>
            </w:r>
            <w:r w:rsidRPr="00DC4468">
              <w:rPr>
                <w:rFonts w:eastAsia="Times New Roman" w:cstheme="minorHAnsi"/>
                <w:i/>
              </w:rPr>
              <w:t>Упс, произошла ошибка,</w:t>
            </w:r>
            <w:r w:rsidR="00DC4468" w:rsidRPr="00DC4468">
              <w:rPr>
                <w:rFonts w:eastAsia="Times New Roman" w:cstheme="minorHAnsi"/>
                <w:i/>
              </w:rPr>
              <w:t xml:space="preserve"> повторите </w:t>
            </w:r>
            <w:r w:rsidR="00DC4468">
              <w:rPr>
                <w:rFonts w:eastAsia="Times New Roman" w:cstheme="minorHAnsi"/>
                <w:i/>
              </w:rPr>
              <w:t>позднее</w:t>
            </w:r>
            <w:r w:rsidRPr="006840B1">
              <w:rPr>
                <w:rFonts w:eastAsia="Times New Roman" w:cstheme="minorHAnsi"/>
              </w:rPr>
              <w:t>);</w:t>
            </w:r>
          </w:p>
          <w:p w14:paraId="2BDE3AA8" w14:textId="77777777" w:rsidR="006840B1" w:rsidRPr="006840B1" w:rsidRDefault="006840B1" w:rsidP="006840B1">
            <w:pPr>
              <w:numPr>
                <w:ilvl w:val="0"/>
                <w:numId w:val="2"/>
              </w:numPr>
              <w:tabs>
                <w:tab w:val="left" w:pos="457"/>
                <w:tab w:val="left" w:pos="567"/>
                <w:tab w:val="left" w:pos="1100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</w:rPr>
              <w:t xml:space="preserve">запрос корректен, то переход на шаг </w:t>
            </w:r>
            <w:r w:rsidRPr="006840B1">
              <w:rPr>
                <w:rFonts w:eastAsia="Times New Roman" w:cstheme="minorHAnsi"/>
                <w:lang w:val="en-US"/>
              </w:rPr>
              <w:t>b</w:t>
            </w:r>
          </w:p>
          <w:p w14:paraId="077D15F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72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64BFD9BA" w14:textId="4863710E" w:rsidR="006840B1" w:rsidRPr="006840B1" w:rsidRDefault="006840B1" w:rsidP="00DC4468">
            <w:pPr>
              <w:numPr>
                <w:ilvl w:val="0"/>
                <w:numId w:val="10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>Внутренн</w:t>
            </w:r>
            <w:r w:rsidR="00A20EF1">
              <w:rPr>
                <w:rFonts w:eastAsia="Times New Roman" w:cstheme="minorHAnsi"/>
                <w:b/>
              </w:rPr>
              <w:t>и</w:t>
            </w:r>
            <w:r w:rsidRPr="006840B1">
              <w:rPr>
                <w:rFonts w:eastAsia="Times New Roman" w:cstheme="minorHAnsi"/>
                <w:b/>
              </w:rPr>
              <w:t>е проверки:</w:t>
            </w:r>
          </w:p>
          <w:p w14:paraId="0AF1F8AC" w14:textId="3F9D8902" w:rsidR="00091B71" w:rsidRPr="00091B71" w:rsidRDefault="00091B71" w:rsidP="00091B71">
            <w:pPr>
              <w:numPr>
                <w:ilvl w:val="0"/>
                <w:numId w:val="2"/>
              </w:numPr>
              <w:tabs>
                <w:tab w:val="left" w:pos="142"/>
                <w:tab w:val="left" w:pos="174"/>
              </w:tabs>
              <w:spacing w:after="0"/>
              <w:ind w:left="174" w:right="164" w:firstLine="0"/>
              <w:contextualSpacing/>
              <w:jc w:val="both"/>
              <w:rPr>
                <w:ins w:id="2" w:author="Таласова Эльмира Алибекқызы" w:date="2023-05-25T17:08:00Z"/>
                <w:rFonts w:eastAsia="Times New Roman" w:cstheme="minorHAnsi"/>
              </w:rPr>
            </w:pPr>
            <w:ins w:id="3" w:author="Таласова Эльмира Алибекқызы" w:date="2023-05-25T17:09:00Z">
              <w:r w:rsidRPr="003E1F1A">
                <w:rPr>
                  <w:rFonts w:eastAsia="Times New Roman" w:cstheme="minorHAnsi"/>
                </w:rPr>
                <w:t xml:space="preserve">Черный список </w:t>
              </w:r>
              <w:r>
                <w:rPr>
                  <w:rFonts w:eastAsia="Times New Roman" w:cstheme="minorHAnsi"/>
                </w:rPr>
                <w:t xml:space="preserve">(ЧС) </w:t>
              </w:r>
              <w:r w:rsidRPr="003E1F1A">
                <w:rPr>
                  <w:rFonts w:eastAsia="Times New Roman" w:cstheme="minorHAnsi"/>
                </w:rPr>
                <w:t>– проверка в системе Регистраций клиентов</w:t>
              </w:r>
              <w:r w:rsidRPr="00B547CF">
                <w:rPr>
                  <w:rFonts w:eastAsia="Times New Roman" w:cstheme="minorHAnsi"/>
                </w:rPr>
                <w:t xml:space="preserve"> </w:t>
              </w:r>
              <w:r>
                <w:rPr>
                  <w:rFonts w:eastAsia="Times New Roman" w:cstheme="minorHAnsi"/>
                </w:rPr>
                <w:t>по ИИН и номеру телефона</w:t>
              </w:r>
              <w:r w:rsidRPr="003E1F1A">
                <w:rPr>
                  <w:rFonts w:eastAsia="Times New Roman" w:cstheme="minorHAnsi"/>
                </w:rPr>
                <w:t xml:space="preserve"> в МП ФЛ и в </w:t>
              </w:r>
              <w:r w:rsidRPr="003E1F1A">
                <w:rPr>
                  <w:rFonts w:eastAsia="Times New Roman" w:cstheme="minorHAnsi"/>
                  <w:lang w:val="en-US"/>
                </w:rPr>
                <w:t>DM</w:t>
              </w:r>
              <w:r w:rsidRPr="003E1F1A">
                <w:rPr>
                  <w:rFonts w:eastAsia="Times New Roman" w:cstheme="minorHAnsi"/>
                </w:rPr>
                <w:t xml:space="preserve"> ФЛ</w:t>
              </w:r>
              <w:r>
                <w:rPr>
                  <w:rFonts w:eastAsia="Times New Roman" w:cstheme="minorHAnsi"/>
                </w:rPr>
                <w:t xml:space="preserve"> по ИИН и БИН</w:t>
              </w:r>
              <w:r w:rsidRPr="003E1F1A">
                <w:rPr>
                  <w:rFonts w:eastAsia="Times New Roman" w:cstheme="minorHAnsi"/>
                </w:rPr>
                <w:t>, в случае положительного ответа (обнаружения Клиента в данных списках) – то КК инициирует отправку смс-отказа на мобильный номер телефона Клиента с текстом «</w:t>
              </w:r>
              <w:r w:rsidRPr="003E1F1A">
                <w:rPr>
                  <w:rFonts w:eastAsia="Times New Roman" w:cstheme="minorHAnsi"/>
                  <w:i/>
                </w:rPr>
                <w:t>Уважаемый Клиент, к сожалению, Вам отказано в кредитовании</w:t>
              </w:r>
              <w:r w:rsidRPr="003E1F1A">
                <w:rPr>
                  <w:rFonts w:eastAsia="Times New Roman" w:cstheme="minorHAnsi"/>
                </w:rPr>
                <w:t xml:space="preserve">». БЭК КК записывает причину отказа «Совпадение с </w:t>
              </w:r>
              <w:r>
                <w:rPr>
                  <w:rFonts w:eastAsia="Times New Roman" w:cstheme="minorHAnsi"/>
                </w:rPr>
                <w:t>ЧС</w:t>
              </w:r>
              <w:r w:rsidRPr="003E1F1A">
                <w:rPr>
                  <w:rFonts w:eastAsia="Times New Roman" w:cstheme="minorHAnsi"/>
                </w:rPr>
                <w:t>»</w:t>
              </w:r>
              <w:r>
                <w:rPr>
                  <w:rFonts w:eastAsia="Times New Roman" w:cstheme="minorHAnsi"/>
                </w:rPr>
                <w:t>.</w:t>
              </w:r>
            </w:ins>
          </w:p>
          <w:p w14:paraId="2F10953B" w14:textId="53980B2F" w:rsidR="006840B1" w:rsidRPr="006840B1" w:rsidRDefault="006840B1" w:rsidP="006840B1">
            <w:pPr>
              <w:numPr>
                <w:ilvl w:val="0"/>
                <w:numId w:val="7"/>
              </w:numPr>
              <w:tabs>
                <w:tab w:val="left" w:pos="142"/>
                <w:tab w:val="left" w:pos="567"/>
              </w:tabs>
              <w:spacing w:after="0"/>
              <w:ind w:left="1025" w:right="164" w:hanging="851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АМЛ/ИПДЛ – запрос из КК в ИБСО</w:t>
            </w:r>
          </w:p>
          <w:p w14:paraId="2A39B80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025" w:right="164" w:hanging="851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случае если:</w:t>
            </w:r>
          </w:p>
          <w:p w14:paraId="0356865F" w14:textId="30FD8887" w:rsidR="006840B1" w:rsidRPr="006840B1" w:rsidRDefault="006840B1" w:rsidP="006840B1">
            <w:pPr>
              <w:numPr>
                <w:ilvl w:val="0"/>
                <w:numId w:val="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получаем положительный ответ, то КК инициирует отправку смс-отказа на мобильный номер телефона Клиента с текстом </w:t>
            </w:r>
            <w:r w:rsidRPr="00DC4468">
              <w:rPr>
                <w:rFonts w:eastAsia="Times New Roman" w:cstheme="minorHAnsi"/>
              </w:rPr>
              <w:t>«</w:t>
            </w:r>
            <w:r w:rsidRPr="00DC4468">
              <w:rPr>
                <w:rFonts w:eastAsia="Times New Roman" w:cstheme="minorHAnsi"/>
                <w:i/>
              </w:rPr>
              <w:t>Уважаемый Клиент, к сожалению, Вам отказано в кредитовании</w:t>
            </w:r>
            <w:r w:rsidRPr="00DC4468">
              <w:rPr>
                <w:rFonts w:eastAsia="Times New Roman" w:cstheme="minorHAnsi"/>
              </w:rPr>
              <w:t>»</w:t>
            </w:r>
            <w:r w:rsidR="00DC4468" w:rsidRPr="00DC4468">
              <w:rPr>
                <w:rFonts w:eastAsia="Times New Roman" w:cstheme="minorHAnsi"/>
              </w:rPr>
              <w:t>.</w:t>
            </w:r>
            <w:r w:rsidR="00DC4468">
              <w:rPr>
                <w:rFonts w:eastAsia="Times New Roman" w:cstheme="minorHAnsi"/>
              </w:rPr>
              <w:t xml:space="preserve"> БЭК КК записывает причину отказа «Совпадение с АМЛ» </w:t>
            </w:r>
          </w:p>
          <w:p w14:paraId="296D8E1B" w14:textId="77777777" w:rsidR="006840B1" w:rsidRPr="006840B1" w:rsidRDefault="006840B1" w:rsidP="006840B1">
            <w:pPr>
              <w:numPr>
                <w:ilvl w:val="0"/>
                <w:numId w:val="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получаем отрицательный ответ, то переход на шаг с</w:t>
            </w:r>
          </w:p>
          <w:p w14:paraId="6AF15FFF" w14:textId="77777777" w:rsidR="006840B1" w:rsidRPr="006840B1" w:rsidRDefault="006840B1" w:rsidP="006840B1">
            <w:pPr>
              <w:numPr>
                <w:ilvl w:val="0"/>
                <w:numId w:val="7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ЛСБОО – запрос из КК в ИБСО</w:t>
            </w:r>
          </w:p>
          <w:p w14:paraId="48FCB0B3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случае если:</w:t>
            </w:r>
          </w:p>
          <w:p w14:paraId="21138EA2" w14:textId="77777777" w:rsidR="006840B1" w:rsidRPr="006840B1" w:rsidRDefault="006840B1" w:rsidP="006840B1">
            <w:pPr>
              <w:numPr>
                <w:ilvl w:val="0"/>
                <w:numId w:val="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получаем положительный ответ, то КК инициирует отправку смс-отказа на мобильный номер телефона Клиента с текстом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кредитовании, просим обратиться в ближайшее отделение Банка</w:t>
            </w:r>
            <w:r w:rsidRPr="006840B1">
              <w:rPr>
                <w:rFonts w:eastAsia="Times New Roman" w:cstheme="minorHAnsi"/>
              </w:rPr>
              <w:t>»</w:t>
            </w:r>
          </w:p>
          <w:p w14:paraId="06539AE5" w14:textId="77777777" w:rsidR="006840B1" w:rsidRPr="006840B1" w:rsidRDefault="006840B1" w:rsidP="006840B1">
            <w:pPr>
              <w:numPr>
                <w:ilvl w:val="0"/>
                <w:numId w:val="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получаем отрицательный ответ, то переход на шаг с</w:t>
            </w:r>
          </w:p>
          <w:p w14:paraId="506A05F4" w14:textId="4C624D4B" w:rsidR="006840B1" w:rsidRPr="006840B1" w:rsidRDefault="006840B1" w:rsidP="006840B1">
            <w:pPr>
              <w:numPr>
                <w:ilvl w:val="0"/>
                <w:numId w:val="7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commentRangeStart w:id="4"/>
            <w:r w:rsidRPr="006840B1">
              <w:rPr>
                <w:rFonts w:eastAsia="Times New Roman" w:cstheme="minorHAnsi"/>
              </w:rPr>
              <w:t>Ц</w:t>
            </w:r>
            <w:r w:rsidR="00DC4468">
              <w:rPr>
                <w:rFonts w:eastAsia="Times New Roman" w:cstheme="minorHAnsi"/>
              </w:rPr>
              <w:t xml:space="preserve">УЛС </w:t>
            </w:r>
            <w:commentRangeEnd w:id="4"/>
            <w:r w:rsidR="00DC4468">
              <w:rPr>
                <w:rStyle w:val="a4"/>
                <w:rFonts w:ascii="Times New Roman" w:eastAsia="Times New Roman" w:hAnsi="Times New Roman" w:cs="Times New Roman"/>
                <w:lang w:eastAsia="ru-RU"/>
              </w:rPr>
              <w:commentReference w:id="4"/>
            </w:r>
            <w:r w:rsidR="00DC4468">
              <w:rPr>
                <w:rFonts w:eastAsia="Times New Roman" w:cstheme="minorHAnsi"/>
              </w:rPr>
              <w:t xml:space="preserve">(налоговая задолженность) </w:t>
            </w:r>
          </w:p>
          <w:p w14:paraId="0E73356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случае, если:</w:t>
            </w:r>
          </w:p>
          <w:p w14:paraId="74D4D9D4" w14:textId="77777777" w:rsidR="006840B1" w:rsidRPr="006840B1" w:rsidRDefault="006840B1" w:rsidP="006840B1">
            <w:pPr>
              <w:numPr>
                <w:ilvl w:val="0"/>
                <w:numId w:val="9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у Клиента имеется налоговая задолженность, то КК инициирует отправку смс-отказа на мобильный номер телефона Клиента с текстом «</w:t>
            </w:r>
            <w:r w:rsidRPr="006840B1">
              <w:rPr>
                <w:rFonts w:eastAsia="Times New Roman" w:cstheme="minorHAnsi"/>
                <w:i/>
              </w:rPr>
              <w:t>Уважаемый Клиент, у Вас имеется налоговая задолженность, для получения кредита необходимо погасить задолженность и повторно подать заявку</w:t>
            </w:r>
            <w:r w:rsidRPr="006840B1">
              <w:rPr>
                <w:rFonts w:eastAsia="Times New Roman" w:cstheme="minorHAnsi"/>
              </w:rPr>
              <w:t>»</w:t>
            </w:r>
          </w:p>
          <w:p w14:paraId="24B58E4E" w14:textId="77777777" w:rsidR="006840B1" w:rsidRPr="006840B1" w:rsidRDefault="006840B1" w:rsidP="006840B1">
            <w:pPr>
              <w:numPr>
                <w:ilvl w:val="0"/>
                <w:numId w:val="9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у Клиента нет налоговой задолженности, то переход на шаг </w:t>
            </w:r>
            <w:r w:rsidRPr="006840B1">
              <w:rPr>
                <w:rFonts w:eastAsia="Times New Roman" w:cstheme="minorHAnsi"/>
                <w:lang w:val="en-US"/>
              </w:rPr>
              <w:t>c</w:t>
            </w:r>
          </w:p>
          <w:p w14:paraId="64211C9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right="164"/>
              <w:jc w:val="both"/>
              <w:rPr>
                <w:rFonts w:eastAsia="Times New Roman" w:cstheme="minorHAnsi"/>
              </w:rPr>
            </w:pPr>
          </w:p>
          <w:p w14:paraId="6552363A" w14:textId="77777777" w:rsidR="006840B1" w:rsidRPr="006840B1" w:rsidRDefault="006840B1" w:rsidP="006840B1">
            <w:pPr>
              <w:numPr>
                <w:ilvl w:val="0"/>
                <w:numId w:val="10"/>
              </w:numPr>
              <w:tabs>
                <w:tab w:val="left" w:pos="142"/>
                <w:tab w:val="left" w:pos="567"/>
              </w:tabs>
              <w:spacing w:after="0"/>
              <w:ind w:left="599" w:right="164" w:hanging="425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>Внешние проверки</w:t>
            </w:r>
          </w:p>
          <w:p w14:paraId="1DF72E75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КК формирует заявку (создает запись в таблице) – статус заявки «Заявка создана. Внешние проверки».</w:t>
            </w:r>
          </w:p>
          <w:p w14:paraId="2EBDFABF" w14:textId="77777777" w:rsidR="006840B1" w:rsidRPr="006840B1" w:rsidRDefault="006840B1" w:rsidP="006840B1">
            <w:pPr>
              <w:numPr>
                <w:ilvl w:val="0"/>
                <w:numId w:val="7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Запрос из КК в ГКБ – сервис </w:t>
            </w:r>
            <w:r w:rsidRPr="006840B1">
              <w:rPr>
                <w:rFonts w:eastAsia="Times New Roman" w:cstheme="minorHAnsi"/>
                <w:b/>
                <w:lang w:val="en-US"/>
              </w:rPr>
              <w:t>AData</w:t>
            </w:r>
            <w:r w:rsidRPr="006840B1">
              <w:rPr>
                <w:rFonts w:eastAsia="Times New Roman" w:cstheme="minorHAnsi"/>
                <w:b/>
              </w:rPr>
              <w:t xml:space="preserve"> (</w:t>
            </w:r>
            <w:proofErr w:type="spellStart"/>
            <w:r w:rsidRPr="006840B1">
              <w:rPr>
                <w:rFonts w:eastAsia="Times New Roman" w:cstheme="minorHAnsi"/>
              </w:rPr>
              <w:t>full_api</w:t>
            </w:r>
            <w:proofErr w:type="spellEnd"/>
            <w:r w:rsidRPr="006840B1">
              <w:rPr>
                <w:rFonts w:eastAsia="Times New Roman" w:cstheme="minorHAnsi"/>
              </w:rPr>
              <w:t xml:space="preserve">).  </w:t>
            </w:r>
            <w:bookmarkStart w:id="5" w:name="_MON_1746346925"/>
            <w:bookmarkEnd w:id="5"/>
            <w:r w:rsidRPr="006840B1">
              <w:rPr>
                <w:rFonts w:eastAsia="Times New Roman" w:cstheme="minorHAnsi"/>
              </w:rPr>
              <w:object w:dxaOrig="1539" w:dyaOrig="997" w14:anchorId="7C55BF32">
                <v:shape id="_x0000_i1029" type="#_x0000_t75" style="width:77.65pt;height:50.1pt" o:ole="">
                  <v:imagedata r:id="rId15" o:title=""/>
                </v:shape>
                <o:OLEObject Type="Embed" ProgID="Excel.Sheet.12" ShapeID="_x0000_i1029" DrawAspect="Icon" ObjectID="_1746624297" r:id="rId16"/>
              </w:object>
            </w:r>
          </w:p>
          <w:p w14:paraId="49494CB9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В случае если: </w:t>
            </w:r>
          </w:p>
          <w:p w14:paraId="1C113F28" w14:textId="77777777" w:rsidR="006840B1" w:rsidRPr="006840B1" w:rsidRDefault="006840B1" w:rsidP="006840B1">
            <w:pPr>
              <w:numPr>
                <w:ilvl w:val="0"/>
                <w:numId w:val="11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ответ получили ошибку или таймаут, то возвращать ошибку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(бэк) с детализацией ошибки, текст уведомления «Упс, произошла ошибка, повторите еще раз»</w:t>
            </w:r>
          </w:p>
          <w:p w14:paraId="5CB0B53A" w14:textId="77777777" w:rsidR="006840B1" w:rsidRPr="006840B1" w:rsidRDefault="006840B1" w:rsidP="006840B1">
            <w:pPr>
              <w:numPr>
                <w:ilvl w:val="0"/>
                <w:numId w:val="11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ответ получили, что такого ИИНБ/БИН нет в базе, возвращать ошибку в МП (бэк) с детализацией ошибки, текст уведомления «</w:t>
            </w:r>
            <w:r w:rsidRPr="006840B1">
              <w:rPr>
                <w:rFonts w:eastAsia="Times New Roman" w:cstheme="minorHAnsi"/>
                <w:i/>
              </w:rPr>
              <w:t xml:space="preserve">Упс, мы не нашли ни одного ИП, зарегистрированного на Вас. Вы можете подать заявку на кредит как физическое лицо в приложении </w:t>
            </w:r>
            <w:r w:rsidRPr="006840B1">
              <w:rPr>
                <w:rFonts w:eastAsia="Times New Roman" w:cstheme="minorHAnsi"/>
                <w:i/>
                <w:lang w:val="en-US"/>
              </w:rPr>
              <w:t>MyRBK</w:t>
            </w:r>
            <w:r w:rsidRPr="006840B1">
              <w:rPr>
                <w:rFonts w:eastAsia="Times New Roman" w:cstheme="minorHAnsi"/>
              </w:rPr>
              <w:t>»</w:t>
            </w:r>
          </w:p>
          <w:p w14:paraId="022547CB" w14:textId="77777777" w:rsidR="006840B1" w:rsidRPr="006840B1" w:rsidRDefault="006840B1" w:rsidP="006840B1">
            <w:pPr>
              <w:numPr>
                <w:ilvl w:val="0"/>
                <w:numId w:val="11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в ответ получили массив данных - необходимо записать данные в таблицу по соответствующим таблицам – адреса, руководители и </w:t>
            </w:r>
            <w:proofErr w:type="spellStart"/>
            <w:proofErr w:type="gramStart"/>
            <w:r w:rsidRPr="006840B1">
              <w:rPr>
                <w:rFonts w:eastAsia="Times New Roman" w:cstheme="minorHAnsi"/>
              </w:rPr>
              <w:t>т.п</w:t>
            </w:r>
            <w:proofErr w:type="spellEnd"/>
            <w:r w:rsidRPr="006840B1">
              <w:rPr>
                <w:rFonts w:eastAsia="Times New Roman" w:cstheme="minorHAnsi"/>
              </w:rPr>
              <w:t xml:space="preserve"> .</w:t>
            </w:r>
            <w:proofErr w:type="gramEnd"/>
            <w:r w:rsidRPr="006840B1">
              <w:rPr>
                <w:rFonts w:eastAsia="Times New Roman" w:cstheme="minorHAnsi"/>
              </w:rPr>
              <w:t xml:space="preserve"> </w:t>
            </w:r>
          </w:p>
          <w:p w14:paraId="6B3FE26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Анализ ответа </w:t>
            </w:r>
            <w:r w:rsidRPr="006840B1">
              <w:rPr>
                <w:rFonts w:eastAsia="Times New Roman" w:cstheme="minorHAnsi"/>
                <w:b/>
              </w:rPr>
              <w:t>(</w:t>
            </w:r>
            <w:proofErr w:type="spellStart"/>
            <w:r w:rsidRPr="006840B1">
              <w:rPr>
                <w:rFonts w:eastAsia="Times New Roman" w:cstheme="minorHAnsi"/>
              </w:rPr>
              <w:t>full_api</w:t>
            </w:r>
            <w:proofErr w:type="spellEnd"/>
            <w:r w:rsidRPr="006840B1">
              <w:rPr>
                <w:rFonts w:eastAsia="Times New Roman" w:cstheme="minorHAnsi"/>
              </w:rPr>
              <w:t>):</w:t>
            </w:r>
          </w:p>
          <w:p w14:paraId="0CDE6BD6" w14:textId="77777777" w:rsidR="006840B1" w:rsidRPr="006840B1" w:rsidRDefault="006840B1" w:rsidP="006840B1">
            <w:pPr>
              <w:numPr>
                <w:ilvl w:val="0"/>
                <w:numId w:val="1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=12 </w:t>
            </w:r>
            <w:proofErr w:type="spellStart"/>
            <w:r w:rsidRPr="006840B1">
              <w:rPr>
                <w:rFonts w:eastAsia="Times New Roman" w:cstheme="minorHAnsi"/>
              </w:rPr>
              <w:t>мес</w:t>
            </w:r>
            <w:proofErr w:type="spellEnd"/>
            <w:r w:rsidRPr="006840B1">
              <w:rPr>
                <w:rFonts w:eastAsia="Times New Roman" w:cstheme="minorHAnsi"/>
              </w:rPr>
              <w:t xml:space="preserve">? Проверка тега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date_registration</w:t>
            </w:r>
            <w:proofErr w:type="spellEnd"/>
            <w:r w:rsidRPr="006840B1">
              <w:rPr>
                <w:rFonts w:eastAsia="Times New Roman" w:cstheme="minorHAnsi"/>
              </w:rPr>
              <w:t>, если дата в этом теге меньше от текущей даты на 12 месяцев, возвращать ответ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(бэк) с детализацией отказа, текст уведомления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кредитовании».</w:t>
            </w:r>
          </w:p>
          <w:p w14:paraId="4BDB9B14" w14:textId="77777777" w:rsidR="006840B1" w:rsidRPr="006840B1" w:rsidRDefault="006840B1" w:rsidP="006840B1">
            <w:pPr>
              <w:numPr>
                <w:ilvl w:val="0"/>
                <w:numId w:val="1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Размерность ИП. Если в теге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krp</w:t>
            </w:r>
            <w:proofErr w:type="spell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eastAsia="Times New Roman" w:cstheme="minorHAnsi"/>
              </w:rPr>
              <w:t xml:space="preserve">значение не ≠малым и средним предприятиям, </w:t>
            </w:r>
            <w:r w:rsidRPr="006840B1">
              <w:t xml:space="preserve">то </w:t>
            </w:r>
            <w:r w:rsidRPr="006840B1">
              <w:rPr>
                <w:rFonts w:eastAsia="Times New Roman" w:cstheme="minorHAnsi"/>
              </w:rPr>
              <w:t>возвращать ответ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(бэк) с детализацией отказа, текст уведомления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кредитовании, просим обратиться в филиал Банка за консультацией</w:t>
            </w:r>
            <w:r w:rsidRPr="006840B1">
              <w:rPr>
                <w:rFonts w:eastAsia="Times New Roman" w:cstheme="minorHAnsi"/>
              </w:rPr>
              <w:t>»</w:t>
            </w:r>
          </w:p>
          <w:p w14:paraId="42D919CB" w14:textId="77777777" w:rsidR="006840B1" w:rsidRPr="006840B1" w:rsidRDefault="006840B1" w:rsidP="006840B1">
            <w:pPr>
              <w:numPr>
                <w:ilvl w:val="0"/>
                <w:numId w:val="1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Проблемы? Если в тегах </w:t>
            </w:r>
            <w:r w:rsidRPr="006840B1">
              <w:rPr>
                <w:rFonts w:eastAsia="Times New Roman" w:cstheme="minorHAnsi"/>
                <w:lang w:val="en-US"/>
              </w:rPr>
              <w:t>company</w:t>
            </w:r>
            <w:r w:rsidRPr="006840B1">
              <w:rPr>
                <w:rFonts w:eastAsia="Times New Roman" w:cstheme="minorHAnsi"/>
              </w:rPr>
              <w:t>_</w:t>
            </w:r>
            <w:r w:rsidRPr="006840B1">
              <w:rPr>
                <w:rFonts w:eastAsia="Times New Roman" w:cstheme="minorHAnsi"/>
                <w:lang w:val="en-US"/>
              </w:rPr>
              <w:t>problems</w:t>
            </w:r>
            <w:r w:rsidRPr="006840B1">
              <w:rPr>
                <w:rFonts w:eastAsia="Times New Roman" w:cstheme="minorHAnsi"/>
              </w:rPr>
              <w:t>,</w:t>
            </w:r>
            <w:r w:rsidRPr="006840B1">
              <w:t xml:space="preserve"> </w:t>
            </w:r>
            <w:r w:rsidRPr="006840B1">
              <w:rPr>
                <w:rFonts w:eastAsia="Times New Roman" w:cstheme="minorHAnsi"/>
                <w:lang w:val="en-US"/>
              </w:rPr>
              <w:t>financial</w:t>
            </w:r>
            <w:r w:rsidRPr="006840B1">
              <w:rPr>
                <w:rFonts w:eastAsia="Times New Roman" w:cstheme="minorHAnsi"/>
              </w:rPr>
              <w:t>_</w:t>
            </w:r>
            <w:r w:rsidRPr="006840B1">
              <w:rPr>
                <w:rFonts w:eastAsia="Times New Roman" w:cstheme="minorHAnsi"/>
                <w:lang w:val="en-US"/>
              </w:rPr>
              <w:t>problems</w:t>
            </w:r>
            <w:r w:rsidRPr="006840B1">
              <w:rPr>
                <w:rFonts w:eastAsia="Times New Roman" w:cstheme="minorHAnsi"/>
              </w:rPr>
              <w:t xml:space="preserve">, </w:t>
            </w:r>
            <w:r w:rsidRPr="006840B1">
              <w:rPr>
                <w:rFonts w:eastAsia="Times New Roman" w:cstheme="minorHAnsi"/>
                <w:lang w:val="en-US"/>
              </w:rPr>
              <w:t>unreliable</w:t>
            </w:r>
            <w:r w:rsidRPr="006840B1">
              <w:rPr>
                <w:rFonts w:eastAsia="Times New Roman" w:cstheme="minorHAnsi"/>
              </w:rPr>
              <w:t>_</w:t>
            </w:r>
            <w:proofErr w:type="spellStart"/>
            <w:r w:rsidRPr="006840B1">
              <w:rPr>
                <w:rFonts w:eastAsia="Times New Roman" w:cstheme="minorHAnsi"/>
                <w:lang w:val="en-US"/>
              </w:rPr>
              <w:t>zakup</w:t>
            </w:r>
            <w:proofErr w:type="spellEnd"/>
            <w:r w:rsidRPr="006840B1">
              <w:rPr>
                <w:rFonts w:eastAsia="Times New Roman" w:cstheme="minorHAnsi"/>
              </w:rPr>
              <w:t xml:space="preserve">, </w:t>
            </w:r>
            <w:r w:rsidRPr="006840B1">
              <w:rPr>
                <w:rFonts w:eastAsia="Times New Roman" w:cstheme="minorHAnsi"/>
                <w:lang w:val="en-US"/>
              </w:rPr>
              <w:t>head</w:t>
            </w:r>
            <w:r w:rsidRPr="006840B1">
              <w:rPr>
                <w:rFonts w:eastAsia="Times New Roman" w:cstheme="minorHAnsi"/>
              </w:rPr>
              <w:t>_</w:t>
            </w:r>
            <w:r w:rsidRPr="006840B1">
              <w:rPr>
                <w:rFonts w:eastAsia="Times New Roman" w:cstheme="minorHAnsi"/>
                <w:lang w:val="en-US"/>
              </w:rPr>
              <w:t>problems</w:t>
            </w:r>
            <w:r w:rsidRPr="006840B1">
              <w:rPr>
                <w:rFonts w:eastAsia="Times New Roman" w:cstheme="minorHAnsi"/>
              </w:rPr>
              <w:t xml:space="preserve"> получили значение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true</w:t>
            </w:r>
            <w:r w:rsidRPr="006840B1">
              <w:rPr>
                <w:rFonts w:eastAsia="Times New Roman" w:cstheme="minorHAnsi"/>
              </w:rPr>
              <w:t>, то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eastAsia="Times New Roman" w:cstheme="minorHAnsi"/>
              </w:rPr>
              <w:t>возвращать ответ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(бэк) с детализацией отказа, текст уведомления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кредитовании».</w:t>
            </w:r>
          </w:p>
          <w:p w14:paraId="1DBF5E2F" w14:textId="77777777" w:rsidR="006840B1" w:rsidRPr="006840B1" w:rsidRDefault="006840B1" w:rsidP="006840B1">
            <w:pPr>
              <w:numPr>
                <w:ilvl w:val="0"/>
                <w:numId w:val="1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commentRangeStart w:id="6"/>
            <w:r w:rsidRPr="006840B1">
              <w:rPr>
                <w:rFonts w:eastAsia="Times New Roman" w:cstheme="minorHAnsi"/>
              </w:rPr>
              <w:t xml:space="preserve">ОКЭД </w:t>
            </w:r>
            <w:commentRangeEnd w:id="6"/>
            <w:r w:rsidRPr="006840B1">
              <w:rPr>
                <w:sz w:val="16"/>
                <w:szCs w:val="16"/>
              </w:rPr>
              <w:commentReference w:id="6"/>
            </w:r>
            <w:proofErr w:type="spellStart"/>
            <w:r w:rsidRPr="006840B1">
              <w:rPr>
                <w:rFonts w:eastAsia="Times New Roman" w:cstheme="minorHAnsi"/>
              </w:rPr>
              <w:t>ок</w:t>
            </w:r>
            <w:proofErr w:type="spellEnd"/>
            <w:r w:rsidRPr="006840B1">
              <w:rPr>
                <w:rFonts w:eastAsia="Times New Roman" w:cstheme="minorHAnsi"/>
              </w:rPr>
              <w:t xml:space="preserve">? Если код ОКЭД в теге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OKED</w:t>
            </w:r>
            <w:r w:rsidRPr="006840B1">
              <w:rPr>
                <w:rFonts w:ascii="Times New Roman" w:hAnsi="Times New Roman" w:cs="Times New Roman"/>
                <w:sz w:val="20"/>
                <w:szCs w:val="20"/>
              </w:rPr>
              <w:t xml:space="preserve"> в блоке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Activity</w:t>
            </w:r>
            <w:proofErr w:type="spell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= </w:t>
            </w:r>
            <w:r w:rsidRPr="006840B1">
              <w:t xml:space="preserve">01, 02, 03 (Сельское, лесное и рыбное хозяйство), 41, 42, 43 (Строительство), то </w:t>
            </w:r>
            <w:r w:rsidRPr="006840B1">
              <w:rPr>
                <w:rFonts w:eastAsia="Times New Roman" w:cstheme="minorHAnsi"/>
              </w:rPr>
              <w:t>возвращать ответ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(бэк) с детализацией отказа, текст уведомления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кредитовании».</w:t>
            </w:r>
          </w:p>
          <w:p w14:paraId="518CF7F5" w14:textId="77777777" w:rsidR="006840B1" w:rsidRPr="006840B1" w:rsidRDefault="006840B1" w:rsidP="006840B1">
            <w:pPr>
              <w:numPr>
                <w:ilvl w:val="0"/>
                <w:numId w:val="1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анализ массива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status</w:t>
            </w:r>
            <w:r w:rsidRPr="006840B1">
              <w:rPr>
                <w:rFonts w:eastAsia="Times New Roman" w:cstheme="minorHAnsi"/>
              </w:rPr>
              <w:t>: тег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company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status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eastAsia="Times New Roman" w:cstheme="minorHAnsi"/>
              </w:rPr>
              <w:t xml:space="preserve">если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false</w:t>
            </w:r>
            <w:r w:rsidRPr="006840B1">
              <w:rPr>
                <w:rFonts w:eastAsia="Times New Roman" w:cstheme="minorHAnsi"/>
              </w:rPr>
              <w:t xml:space="preserve">, а также если теги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pseudo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company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bank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с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rupt</w:t>
            </w:r>
            <w:proofErr w:type="spell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inactive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absent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at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address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registration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invalid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и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violation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tax</w:t>
            </w:r>
            <w:r w:rsidRPr="006840B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равно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true</w:t>
            </w:r>
            <w:r w:rsidRPr="006840B1">
              <w:rPr>
                <w:rFonts w:eastAsia="Times New Roman" w:cstheme="minorHAnsi"/>
              </w:rPr>
              <w:t>,</w:t>
            </w:r>
            <w:r w:rsidRPr="006840B1">
              <w:t xml:space="preserve"> то </w:t>
            </w:r>
            <w:r w:rsidRPr="006840B1">
              <w:rPr>
                <w:rFonts w:eastAsia="Times New Roman" w:cstheme="minorHAnsi"/>
              </w:rPr>
              <w:t>возвращать ответ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(бэк) с детализацией отказа, текст уведомления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кредитовании».</w:t>
            </w:r>
          </w:p>
          <w:p w14:paraId="28114567" w14:textId="77777777" w:rsidR="006840B1" w:rsidRPr="006840B1" w:rsidRDefault="006840B1" w:rsidP="006840B1">
            <w:pPr>
              <w:numPr>
                <w:ilvl w:val="0"/>
                <w:numId w:val="13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анализируем массив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riskFactor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gramStart"/>
            <w:r w:rsidRPr="006840B1">
              <w:rPr>
                <w:rFonts w:eastAsia="Times New Roman" w:cstheme="minorHAnsi"/>
              </w:rPr>
              <w:t xml:space="preserve">блоки 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company</w:t>
            </w:r>
            <w:proofErr w:type="gram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eastAsia="Times New Roman" w:cstheme="minorHAnsi"/>
              </w:rPr>
              <w:t>и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head</w:t>
            </w:r>
            <w:r w:rsidRPr="006840B1">
              <w:rPr>
                <w:rFonts w:eastAsia="Times New Roman" w:cstheme="minorHAnsi"/>
              </w:rPr>
              <w:t xml:space="preserve">, если в каком-нибудь теге будет значение </w:t>
            </w:r>
            <w:proofErr w:type="spellStart"/>
            <w:r w:rsidRPr="006840B1">
              <w:rPr>
                <w:rFonts w:eastAsia="Times New Roman" w:cstheme="minorHAnsi"/>
              </w:rPr>
              <w:t>true</w:t>
            </w:r>
            <w:proofErr w:type="spellEnd"/>
            <w:r w:rsidRPr="006840B1">
              <w:rPr>
                <w:rFonts w:eastAsia="Times New Roman" w:cstheme="minorHAnsi"/>
              </w:rPr>
              <w:t>, то КК инициирует отправку смс-отказа на мобильный номер телефона Клиента с текстом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кредитовании».</w:t>
            </w:r>
          </w:p>
          <w:p w14:paraId="39A03A43" w14:textId="77777777" w:rsidR="006840B1" w:rsidRPr="006840B1" w:rsidRDefault="006840B1" w:rsidP="006840B1">
            <w:pPr>
              <w:numPr>
                <w:ilvl w:val="0"/>
                <w:numId w:val="13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анализируем массив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trustworthyAnalytics</w:t>
            </w:r>
            <w:proofErr w:type="spellEnd"/>
            <w:r w:rsidRPr="006840B1">
              <w:rPr>
                <w:rFonts w:eastAsia="Times New Roman" w:cstheme="minorHAnsi"/>
              </w:rPr>
              <w:t xml:space="preserve">, если тег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name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eastAsia="Times New Roman" w:cstheme="minorHAnsi"/>
              </w:rPr>
              <w:t>=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commentRangeStart w:id="7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Учувствует в закупках</w:t>
            </w:r>
            <w:commentRangeEnd w:id="7"/>
            <w:r w:rsidRPr="006840B1">
              <w:rPr>
                <w:sz w:val="16"/>
                <w:szCs w:val="16"/>
              </w:rPr>
              <w:commentReference w:id="7"/>
            </w:r>
            <w:r w:rsidRPr="006840B1">
              <w:rPr>
                <w:rFonts w:eastAsia="Times New Roman" w:cstheme="minorHAnsi"/>
              </w:rPr>
              <w:t>, то необходимо вызывать API Участие в закупках (</w:t>
            </w:r>
            <w:proofErr w:type="spellStart"/>
            <w:r w:rsidRPr="006840B1">
              <w:rPr>
                <w:rFonts w:eastAsia="Times New Roman" w:cstheme="minorHAnsi"/>
              </w:rPr>
              <w:t>participation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in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purchases</w:t>
            </w:r>
            <w:proofErr w:type="spellEnd"/>
            <w:r w:rsidRPr="006840B1">
              <w:rPr>
                <w:rFonts w:eastAsia="Times New Roman" w:cstheme="minorHAnsi"/>
              </w:rPr>
              <w:t xml:space="preserve">) – полученный массив записать в соответствующую таблицу. </w:t>
            </w:r>
          </w:p>
          <w:p w14:paraId="52E7FEDF" w14:textId="77777777" w:rsidR="006840B1" w:rsidRPr="006840B1" w:rsidRDefault="006840B1" w:rsidP="006840B1">
            <w:pPr>
              <w:numPr>
                <w:ilvl w:val="0"/>
                <w:numId w:val="13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массивы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litigation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connectedDiagram</w:t>
            </w:r>
            <w:proofErr w:type="spell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licenseGeneral</w:t>
            </w:r>
            <w:proofErr w:type="spellEnd"/>
            <w:r w:rsidRPr="006840B1">
              <w:rPr>
                <w:rFonts w:eastAsia="Times New Roman" w:cstheme="minorHAnsi"/>
              </w:rPr>
              <w:t xml:space="preserve"> – записать данные в таблицу (при наличии, может быть пустым)</w:t>
            </w:r>
          </w:p>
          <w:p w14:paraId="29298562" w14:textId="77777777" w:rsidR="006840B1" w:rsidRPr="006840B1" w:rsidRDefault="006840B1" w:rsidP="006840B1">
            <w:pPr>
              <w:numPr>
                <w:ilvl w:val="0"/>
                <w:numId w:val="1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proofErr w:type="spellStart"/>
            <w:r w:rsidRPr="006840B1">
              <w:rPr>
                <w:rFonts w:eastAsia="Times New Roman" w:cstheme="minorHAnsi"/>
              </w:rPr>
              <w:t>trustworthy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extended</w:t>
            </w:r>
            <w:proofErr w:type="spellEnd"/>
            <w:r w:rsidRPr="006840B1">
              <w:rPr>
                <w:rFonts w:eastAsia="Times New Roman" w:cstheme="minorHAnsi"/>
              </w:rPr>
              <w:t xml:space="preserve"> – полученный массив записать в соответствующую таблицу.</w:t>
            </w:r>
          </w:p>
          <w:p w14:paraId="38EEC84F" w14:textId="77777777" w:rsidR="006840B1" w:rsidRPr="006840B1" w:rsidRDefault="006840B1" w:rsidP="006840B1">
            <w:pPr>
              <w:numPr>
                <w:ilvl w:val="0"/>
                <w:numId w:val="1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proofErr w:type="spellStart"/>
            <w:r w:rsidRPr="006840B1">
              <w:rPr>
                <w:rFonts w:eastAsia="Times New Roman" w:cstheme="minorHAnsi"/>
              </w:rPr>
              <w:t>kbk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tax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deduction</w:t>
            </w:r>
            <w:proofErr w:type="spellEnd"/>
            <w:r w:rsidRPr="006840B1">
              <w:rPr>
                <w:rFonts w:eastAsia="Times New Roman" w:cstheme="minorHAnsi"/>
              </w:rPr>
              <w:t xml:space="preserve"> – Если в ответ получили пустоту, то КК инициирует отправку смс-отказа на мобильный номер телефона Клиента с текстом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кредитовании».</w:t>
            </w:r>
          </w:p>
          <w:p w14:paraId="3B875205" w14:textId="77777777" w:rsidR="006840B1" w:rsidRPr="006840B1" w:rsidRDefault="006840B1" w:rsidP="006840B1">
            <w:pPr>
              <w:numPr>
                <w:ilvl w:val="0"/>
                <w:numId w:val="7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Запрос из КК в </w:t>
            </w:r>
            <w:r w:rsidRPr="006840B1">
              <w:rPr>
                <w:rFonts w:eastAsia="Times New Roman" w:cstheme="minorHAnsi"/>
                <w:b/>
              </w:rPr>
              <w:t>ПКБ</w:t>
            </w:r>
            <w:r w:rsidRPr="006840B1">
              <w:rPr>
                <w:rFonts w:eastAsia="Times New Roman" w:cstheme="minorHAnsi"/>
              </w:rPr>
              <w:t xml:space="preserve"> – сервис по получению кредитной истории</w:t>
            </w:r>
          </w:p>
          <w:p w14:paraId="5162630E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Полученный массив записать в соответствующую таблицу. </w:t>
            </w:r>
          </w:p>
          <w:p w14:paraId="467EF6B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40" w:right="164" w:hanging="415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object w:dxaOrig="1539" w:dyaOrig="997" w14:anchorId="0094DAB4">
                <v:shape id="_x0000_i1030" type="#_x0000_t75" style="width:77.65pt;height:50.1pt" o:ole="">
                  <v:imagedata r:id="rId17" o:title=""/>
                </v:shape>
                <o:OLEObject Type="Embed" ProgID="AcroExch.Document.DC" ShapeID="_x0000_i1030" DrawAspect="Icon" ObjectID="_1746624298" r:id="rId18"/>
              </w:object>
            </w:r>
          </w:p>
          <w:p w14:paraId="0FCC84A8" w14:textId="77777777" w:rsidR="006840B1" w:rsidRPr="006840B1" w:rsidRDefault="006840B1" w:rsidP="00367BF8">
            <w:pPr>
              <w:numPr>
                <w:ilvl w:val="0"/>
                <w:numId w:val="10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  <w:lang w:val="en-US"/>
              </w:rPr>
            </w:pPr>
            <w:r w:rsidRPr="006840B1">
              <w:rPr>
                <w:rFonts w:eastAsia="Times New Roman" w:cstheme="minorHAnsi"/>
                <w:b/>
              </w:rPr>
              <w:t xml:space="preserve">Рассмотрение заявки </w:t>
            </w:r>
          </w:p>
          <w:p w14:paraId="3409EC43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</w:rPr>
              <w:t xml:space="preserve">КК формирует запрос из всех данных полученных с внешних сервисов и отправляет через шину в </w:t>
            </w:r>
            <w:r w:rsidRPr="006840B1">
              <w:rPr>
                <w:rFonts w:eastAsia="Times New Roman" w:cstheme="minorHAnsi"/>
                <w:b/>
                <w:lang w:val="en-US"/>
              </w:rPr>
              <w:t>DM</w:t>
            </w:r>
            <w:r w:rsidRPr="006840B1">
              <w:rPr>
                <w:rFonts w:eastAsia="Times New Roman" w:cstheme="minorHAnsi"/>
                <w:b/>
              </w:rPr>
              <w:t xml:space="preserve">. </w:t>
            </w:r>
            <w:r w:rsidRPr="006840B1">
              <w:rPr>
                <w:rFonts w:eastAsia="Times New Roman" w:cstheme="minorHAnsi"/>
              </w:rPr>
              <w:t>Ждем решения, в случае если:</w:t>
            </w:r>
          </w:p>
          <w:p w14:paraId="7BB987E6" w14:textId="77777777" w:rsidR="006840B1" w:rsidRPr="006840B1" w:rsidRDefault="006840B1" w:rsidP="006840B1">
            <w:pPr>
              <w:numPr>
                <w:ilvl w:val="0"/>
                <w:numId w:val="14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решение отрицательное – КК инициирует отправку смс-отказа на мобильный номер телефона Клиента с текстом «</w:t>
            </w:r>
            <w:r w:rsidRPr="006840B1">
              <w:rPr>
                <w:rFonts w:eastAsia="Times New Roman" w:cstheme="minorHAnsi"/>
                <w:i/>
              </w:rPr>
              <w:t xml:space="preserve">Уважаемый Клиент, к сожалению, Вам отказано в кредитовании». </w:t>
            </w:r>
            <w:r w:rsidRPr="006840B1">
              <w:rPr>
                <w:rFonts w:eastAsia="Times New Roman" w:cstheme="minorHAnsi"/>
              </w:rPr>
              <w:t>КК сохраняет решение и переводит статус заявки в «Отказано банком»</w:t>
            </w:r>
          </w:p>
          <w:p w14:paraId="179F804A" w14:textId="77777777" w:rsidR="006840B1" w:rsidRPr="006840B1" w:rsidRDefault="006840B1" w:rsidP="006840B1">
            <w:pPr>
              <w:numPr>
                <w:ilvl w:val="0"/>
                <w:numId w:val="14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решение положительное – КК инициирует отправку смс-одобрения на мобильный номер телефона Клиента с текстом «</w:t>
            </w:r>
            <w:r w:rsidRPr="006840B1">
              <w:rPr>
                <w:rFonts w:eastAsia="Times New Roman" w:cstheme="minorHAnsi"/>
                <w:i/>
              </w:rPr>
              <w:t xml:space="preserve">Уважаемый Клиент, Вам одобрен кредит, для получения необходимо подписать договор в приложении». </w:t>
            </w:r>
          </w:p>
          <w:p w14:paraId="5D09429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Далее в зависимости от выбора опции с государственной поддержкой (далее </w:t>
            </w:r>
            <w:r w:rsidRPr="006840B1">
              <w:rPr>
                <w:rFonts w:eastAsia="Times New Roman" w:cstheme="minorHAnsi"/>
                <w:b/>
              </w:rPr>
              <w:t>ГП</w:t>
            </w:r>
            <w:r w:rsidRPr="006840B1">
              <w:rPr>
                <w:rFonts w:eastAsia="Times New Roman" w:cstheme="minorHAnsi"/>
              </w:rPr>
              <w:t>), КК следует следующему маршруту:</w:t>
            </w:r>
          </w:p>
          <w:p w14:paraId="474B8A8B" w14:textId="77777777" w:rsidR="006840B1" w:rsidRPr="006840B1" w:rsidRDefault="006840B1" w:rsidP="006840B1">
            <w:pPr>
              <w:numPr>
                <w:ilvl w:val="0"/>
                <w:numId w:val="15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была выбрана опция с </w:t>
            </w:r>
            <w:r w:rsidRPr="006840B1">
              <w:rPr>
                <w:rFonts w:eastAsia="Times New Roman" w:cstheme="minorHAnsi"/>
                <w:b/>
              </w:rPr>
              <w:t>ГП</w:t>
            </w:r>
            <w:r w:rsidRPr="006840B1">
              <w:rPr>
                <w:rFonts w:eastAsia="Times New Roman" w:cstheme="minorHAnsi"/>
              </w:rPr>
              <w:t xml:space="preserve">, </w:t>
            </w:r>
            <w:r w:rsidRPr="006840B1">
              <w:rPr>
                <w:rFonts w:eastAsia="Times New Roman" w:cstheme="minorHAnsi"/>
                <w:lang w:val="en-US"/>
              </w:rPr>
              <w:t>DM</w:t>
            </w:r>
            <w:r w:rsidRPr="006840B1">
              <w:rPr>
                <w:rFonts w:eastAsia="Times New Roman" w:cstheme="minorHAnsi"/>
              </w:rPr>
              <w:t xml:space="preserve"> передает решение в КК и действия переходят на офлайн режим (</w:t>
            </w:r>
            <w:r w:rsidRPr="006840B1">
              <w:rPr>
                <w:rFonts w:eastAsia="Times New Roman" w:cstheme="minorHAnsi"/>
                <w:b/>
              </w:rPr>
              <w:t>подробнее ниже в пункте 6</w:t>
            </w:r>
            <w:r w:rsidRPr="006840B1">
              <w:rPr>
                <w:rFonts w:eastAsia="Times New Roman" w:cstheme="minorHAnsi"/>
              </w:rPr>
              <w:t>)</w:t>
            </w:r>
          </w:p>
          <w:p w14:paraId="380ED67B" w14:textId="77777777" w:rsidR="006840B1" w:rsidRPr="006840B1" w:rsidRDefault="006840B1" w:rsidP="006840B1">
            <w:pPr>
              <w:numPr>
                <w:ilvl w:val="0"/>
                <w:numId w:val="15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опция ГП не выбрана, то </w:t>
            </w:r>
            <w:r w:rsidRPr="006840B1">
              <w:rPr>
                <w:rFonts w:eastAsia="Times New Roman" w:cstheme="minorHAnsi"/>
                <w:lang w:val="en-US"/>
              </w:rPr>
              <w:t>DM</w:t>
            </w:r>
            <w:r w:rsidRPr="006840B1">
              <w:rPr>
                <w:rFonts w:eastAsia="Times New Roman" w:cstheme="minorHAnsi"/>
              </w:rPr>
              <w:t xml:space="preserve"> передает решение в КК, КК передает в МП 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и действия переходят к этапу «е)»</w:t>
            </w:r>
          </w:p>
          <w:p w14:paraId="2C46FA50" w14:textId="0DACD9EF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* Положительное решение действительно </w:t>
            </w:r>
            <w:commentRangeStart w:id="8"/>
            <w:r w:rsidRPr="006840B1">
              <w:rPr>
                <w:rFonts w:eastAsia="Times New Roman" w:cstheme="minorHAnsi"/>
                <w:highlight w:val="magenta"/>
              </w:rPr>
              <w:t xml:space="preserve">30 </w:t>
            </w:r>
            <w:commentRangeEnd w:id="8"/>
            <w:r w:rsidR="00DC4468">
              <w:rPr>
                <w:rStyle w:val="a4"/>
                <w:rFonts w:ascii="Times New Roman" w:eastAsia="Times New Roman" w:hAnsi="Times New Roman" w:cs="Times New Roman"/>
                <w:lang w:eastAsia="ru-RU"/>
              </w:rPr>
              <w:commentReference w:id="8"/>
            </w:r>
            <w:r w:rsidRPr="006840B1">
              <w:rPr>
                <w:rFonts w:eastAsia="Times New Roman" w:cstheme="minorHAnsi"/>
                <w:highlight w:val="magenta"/>
              </w:rPr>
              <w:t>календарных</w:t>
            </w:r>
            <w:r w:rsidRPr="006840B1">
              <w:rPr>
                <w:rFonts w:eastAsia="Times New Roman" w:cstheme="minorHAnsi"/>
              </w:rPr>
              <w:t xml:space="preserve"> дней. По истечению 30 дней, если Клиент не завершил процесс, решение аннулируется. Статус заявки в КК переходит на «Отказано Банком</w:t>
            </w:r>
            <w:r w:rsidR="00DC4468">
              <w:rPr>
                <w:rFonts w:eastAsia="Times New Roman" w:cstheme="minorHAnsi"/>
              </w:rPr>
              <w:t>. Средства не освоены Клиентом</w:t>
            </w:r>
            <w:r w:rsidRPr="006840B1">
              <w:rPr>
                <w:rFonts w:eastAsia="Times New Roman" w:cstheme="minorHAnsi"/>
              </w:rPr>
              <w:t>».</w:t>
            </w:r>
          </w:p>
          <w:p w14:paraId="39FD896F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3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4E8E2DE8" w14:textId="77777777" w:rsidR="006840B1" w:rsidRPr="006840B1" w:rsidRDefault="006840B1" w:rsidP="00367BF8">
            <w:pPr>
              <w:numPr>
                <w:ilvl w:val="0"/>
                <w:numId w:val="10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  <w:lang w:val="en-US"/>
              </w:rPr>
            </w:pPr>
            <w:r w:rsidRPr="006840B1">
              <w:rPr>
                <w:rFonts w:eastAsia="Times New Roman" w:cstheme="minorHAnsi"/>
                <w:b/>
              </w:rPr>
              <w:t xml:space="preserve">Формирование проводок </w:t>
            </w:r>
          </w:p>
          <w:p w14:paraId="3F83FB2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КК отправляет запрос в ИБСО для формирования </w:t>
            </w:r>
            <w:commentRangeStart w:id="9"/>
            <w:r w:rsidRPr="006840B1">
              <w:rPr>
                <w:rFonts w:eastAsia="Times New Roman" w:cstheme="minorHAnsi"/>
              </w:rPr>
              <w:t xml:space="preserve">проводок. </w:t>
            </w:r>
            <w:commentRangeEnd w:id="9"/>
            <w:r w:rsidRPr="006840B1">
              <w:rPr>
                <w:sz w:val="16"/>
                <w:szCs w:val="16"/>
              </w:rPr>
              <w:commentReference w:id="9"/>
            </w:r>
          </w:p>
          <w:p w14:paraId="45476AF3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right="164"/>
              <w:jc w:val="both"/>
              <w:rPr>
                <w:rFonts w:eastAsia="Times New Roman" w:cstheme="minorHAnsi"/>
                <w:b/>
              </w:rPr>
            </w:pPr>
          </w:p>
          <w:p w14:paraId="5FDECD4F" w14:textId="77777777" w:rsidR="006840B1" w:rsidRPr="006840B1" w:rsidRDefault="006840B1" w:rsidP="00367BF8">
            <w:pPr>
              <w:numPr>
                <w:ilvl w:val="0"/>
                <w:numId w:val="10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>Выбор условий</w:t>
            </w:r>
          </w:p>
          <w:p w14:paraId="01773229" w14:textId="77777777" w:rsidR="006840B1" w:rsidRPr="006840B1" w:rsidRDefault="00A815B9" w:rsidP="006840B1">
            <w:pPr>
              <w:tabs>
                <w:tab w:val="left" w:pos="142"/>
                <w:tab w:val="left" w:pos="567"/>
              </w:tabs>
              <w:spacing w:after="0"/>
              <w:ind w:left="1440" w:right="164"/>
              <w:contextualSpacing/>
              <w:jc w:val="both"/>
              <w:rPr>
                <w:rFonts w:eastAsia="Times New Roman" w:cstheme="minorHAnsi"/>
              </w:rPr>
            </w:pPr>
            <w:r>
              <w:rPr>
                <w:noProof/>
              </w:rPr>
              <w:object w:dxaOrig="1440" w:dyaOrig="1440" w14:anchorId="6996D07A">
                <v:shape id="_x0000_s1036" type="#_x0000_t75" style="position:absolute;left:0;text-align:left;margin-left:114.7pt;margin-top:3.8pt;width:74.55pt;height:151.1pt;z-index:251662336;mso-position-horizontal-relative:text;mso-position-vertical-relative:text;mso-width-relative:page;mso-height-relative:page">
                  <v:imagedata r:id="rId19" o:title=""/>
                  <w10:wrap type="square"/>
                </v:shape>
                <o:OLEObject Type="Embed" ProgID="Paint.Picture" ShapeID="_x0000_s1036" DrawAspect="Content" ObjectID="_1746624305" r:id="rId20"/>
              </w:object>
            </w:r>
            <w:r>
              <w:rPr>
                <w:rFonts w:eastAsia="Times New Roman" w:cstheme="minorHAnsi"/>
                <w:noProof/>
                <w:lang w:eastAsia="ru-RU"/>
              </w:rPr>
              <w:object w:dxaOrig="1440" w:dyaOrig="1440" w14:anchorId="59C8D527">
                <v:shape id="_x0000_s1035" type="#_x0000_t75" style="position:absolute;left:0;text-align:left;margin-left:29.5pt;margin-top:1.25pt;width:74.95pt;height:153.65pt;z-index:251661312;mso-position-horizontal-relative:text;mso-position-vertical-relative:text;mso-width-relative:page;mso-height-relative:page">
                  <v:imagedata r:id="rId21" o:title=""/>
                  <w10:wrap type="square"/>
                </v:shape>
                <o:OLEObject Type="Embed" ProgID="Paint.Picture" ShapeID="_x0000_s1035" DrawAspect="Content" ObjectID="_1746624306" r:id="rId22"/>
              </w:object>
            </w:r>
            <w:r w:rsidR="006840B1" w:rsidRPr="006840B1">
              <w:rPr>
                <w:rFonts w:eastAsia="Times New Roman" w:cstheme="minorHAnsi"/>
              </w:rPr>
              <w:t>Клиент заходит в МП/</w:t>
            </w:r>
            <w:r w:rsidR="006840B1" w:rsidRPr="006840B1">
              <w:rPr>
                <w:rFonts w:eastAsia="Times New Roman" w:cstheme="minorHAnsi"/>
                <w:lang w:val="en-US"/>
              </w:rPr>
              <w:t>WEB</w:t>
            </w:r>
            <w:r w:rsidR="006840B1" w:rsidRPr="006840B1">
              <w:rPr>
                <w:rFonts w:eastAsia="Times New Roman" w:cstheme="minorHAnsi"/>
              </w:rPr>
              <w:t>, на главной странице отображено меню/кнопка? для перехода на форму с выбором условий и подписания документов. После нажатия этой кнопки? отображать форму с условиями, полученными от КК. Клиент выбирает условие, кликает «Продолжить», на экране запускается прелоадер, в это время МП/</w:t>
            </w:r>
            <w:r w:rsidR="006840B1" w:rsidRPr="006840B1">
              <w:rPr>
                <w:rFonts w:eastAsia="Times New Roman" w:cstheme="minorHAnsi"/>
                <w:lang w:val="en-US"/>
              </w:rPr>
              <w:t>WEB</w:t>
            </w:r>
            <w:r w:rsidR="006840B1" w:rsidRPr="006840B1">
              <w:rPr>
                <w:rFonts w:eastAsia="Times New Roman" w:cstheme="minorHAnsi"/>
              </w:rPr>
              <w:t xml:space="preserve"> отправляет запрос в КК с выбранными условиями, МП/</w:t>
            </w:r>
            <w:r w:rsidR="006840B1" w:rsidRPr="006840B1">
              <w:rPr>
                <w:rFonts w:eastAsia="Times New Roman" w:cstheme="minorHAnsi"/>
                <w:lang w:val="en-US"/>
              </w:rPr>
              <w:t>WEB</w:t>
            </w:r>
            <w:r w:rsidR="006840B1" w:rsidRPr="006840B1">
              <w:rPr>
                <w:rFonts w:eastAsia="Times New Roman" w:cstheme="minorHAnsi"/>
              </w:rPr>
              <w:t xml:space="preserve"> ждет ответа от КК</w:t>
            </w:r>
          </w:p>
          <w:p w14:paraId="54CBF5EE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4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2FA69DA7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4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25FAEE1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4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268C4A03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4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6F001946" w14:textId="77777777" w:rsidR="006840B1" w:rsidRPr="006840B1" w:rsidRDefault="006840B1" w:rsidP="00367BF8">
            <w:pPr>
              <w:numPr>
                <w:ilvl w:val="0"/>
                <w:numId w:val="10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  <w:lang w:val="en-US"/>
              </w:rPr>
            </w:pPr>
            <w:r w:rsidRPr="006840B1">
              <w:rPr>
                <w:rFonts w:eastAsia="Times New Roman" w:cstheme="minorHAnsi"/>
              </w:rPr>
              <w:t xml:space="preserve"> </w:t>
            </w:r>
            <w:r w:rsidRPr="006840B1">
              <w:rPr>
                <w:rFonts w:eastAsia="Times New Roman" w:cstheme="minorHAnsi"/>
                <w:b/>
              </w:rPr>
              <w:t>Подготовка договора</w:t>
            </w:r>
          </w:p>
          <w:p w14:paraId="71D67781" w14:textId="02BBEE2D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КК автозаполняет шаблон, подписывает со стороны Банка ЭЦП (</w:t>
            </w:r>
            <w:commentRangeStart w:id="10"/>
            <w:r w:rsidRPr="006840B1">
              <w:rPr>
                <w:rFonts w:eastAsia="Times New Roman" w:cstheme="minorHAnsi"/>
              </w:rPr>
              <w:t xml:space="preserve">ЭЦП </w:t>
            </w:r>
            <w:commentRangeEnd w:id="10"/>
            <w:r w:rsidRPr="006840B1">
              <w:rPr>
                <w:sz w:val="16"/>
                <w:szCs w:val="16"/>
              </w:rPr>
              <w:commentReference w:id="10"/>
            </w:r>
            <w:r w:rsidRPr="006840B1">
              <w:rPr>
                <w:rFonts w:eastAsia="Times New Roman" w:cstheme="minorHAnsi"/>
              </w:rPr>
              <w:t>Жолмагамбетова Ермека), сохраняет в хранилище (</w:t>
            </w:r>
            <w:r w:rsidRPr="006840B1">
              <w:rPr>
                <w:rFonts w:eastAsia="Times New Roman" w:cstheme="minorHAnsi"/>
                <w:lang w:val="en-US"/>
              </w:rPr>
              <w:t>FileNet</w:t>
            </w:r>
            <w:r w:rsidRPr="006840B1">
              <w:rPr>
                <w:rFonts w:eastAsia="Times New Roman" w:cstheme="minorHAnsi"/>
              </w:rPr>
              <w:t xml:space="preserve">?), получает </w:t>
            </w:r>
            <w:r w:rsidRPr="006840B1">
              <w:rPr>
                <w:rFonts w:eastAsia="Times New Roman" w:cstheme="minorHAnsi"/>
                <w:lang w:val="en-US"/>
              </w:rPr>
              <w:t>ID</w:t>
            </w:r>
            <w:r w:rsidRPr="006840B1">
              <w:rPr>
                <w:rFonts w:eastAsia="Times New Roman" w:cstheme="minorHAnsi"/>
              </w:rPr>
              <w:t xml:space="preserve"> и ч</w:t>
            </w:r>
            <w:r w:rsidR="00A20EF1">
              <w:rPr>
                <w:rFonts w:eastAsia="Times New Roman" w:cstheme="minorHAnsi"/>
              </w:rPr>
              <w:t>е</w:t>
            </w:r>
            <w:r w:rsidRPr="006840B1">
              <w:rPr>
                <w:rFonts w:eastAsia="Times New Roman" w:cstheme="minorHAnsi"/>
              </w:rPr>
              <w:t>рез шину передает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>.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после получения ответа от КК закрывает прелоадер, отображает уведомление-согласие предоставление доступа к цифровым документам «Предоставить доступ к цифровым документам, подтверждающие личность» и кнопка «Я согласен, продолжить», после нажатия кнопки отобразить форму для ввода смс-кода. В случае успешного подтверждения отображать форму с документами на подпись, на которые можно кликнуть, и они раскроются для ознакомления. Чекбоксы проставлены по умолчанию, если </w:t>
            </w:r>
            <w:r w:rsidR="00A815B9">
              <w:rPr>
                <w:noProof/>
              </w:rPr>
              <w:object w:dxaOrig="1440" w:dyaOrig="1440" w14:anchorId="08A60FA4">
                <v:shape id="_x0000_s1037" type="#_x0000_t75" style="position:absolute;left:0;text-align:left;margin-left:412.15pt;margin-top:1.5pt;width:88.3pt;height:182.7pt;z-index:251663360;mso-position-horizontal-relative:text;mso-position-vertical-relative:text;mso-width-relative:page;mso-height-relative:page">
                  <v:imagedata r:id="rId23" o:title=""/>
                  <w10:wrap type="square"/>
                </v:shape>
                <o:OLEObject Type="Embed" ProgID="Paint.Picture" ShapeID="_x0000_s1037" DrawAspect="Content" ObjectID="_1746624307" r:id="rId24"/>
              </w:object>
            </w:r>
            <w:r w:rsidRPr="006840B1">
              <w:rPr>
                <w:rFonts w:eastAsia="Times New Roman" w:cstheme="minorHAnsi"/>
              </w:rPr>
              <w:t>Клиент убирает один из чекбоксов, то кнопка «Подтвердить» не активна. Клиент ознакамливается с документами (при желании), кликает кнопку «Подтвердить», открывается форма отображается форма для ввода смс-подтверждения.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инициирует отправку смс-кода на мобильный номер телефона Клиента (по которому была произведена регистрация). Необходимо предусмотреть повторную отправку кода по истечению таймера (установить таймер на 90 сек). Клиент вводит код с смс и подтверждает. Форма закрывается и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отображает уведомление «</w:t>
            </w:r>
            <w:r w:rsidRPr="006840B1">
              <w:rPr>
                <w:rFonts w:eastAsia="Times New Roman" w:cstheme="minorHAnsi"/>
                <w:i/>
              </w:rPr>
              <w:t>Поздравляем! Ожидайте зачисления средств на Ваш счет</w:t>
            </w:r>
            <w:r w:rsidRPr="006840B1">
              <w:rPr>
                <w:rFonts w:eastAsia="Times New Roman" w:cstheme="minorHAnsi"/>
              </w:rPr>
              <w:t xml:space="preserve">» </w:t>
            </w:r>
          </w:p>
          <w:p w14:paraId="4BB3916A" w14:textId="77777777" w:rsidR="006840B1" w:rsidRPr="006840B1" w:rsidRDefault="006840B1" w:rsidP="006840B1">
            <w:pPr>
              <w:tabs>
                <w:tab w:val="left" w:pos="142"/>
                <w:tab w:val="left" w:pos="449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отправляет запрос в КК с инфо о том, что документы подписаны, КК записывает признак подписания в таблицу. </w:t>
            </w:r>
          </w:p>
          <w:p w14:paraId="42DE6B9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right="164"/>
              <w:jc w:val="both"/>
              <w:rPr>
                <w:rFonts w:eastAsia="Times New Roman" w:cstheme="minorHAnsi"/>
                <w:b/>
              </w:rPr>
            </w:pPr>
          </w:p>
          <w:p w14:paraId="69D2891F" w14:textId="77777777" w:rsidR="006840B1" w:rsidRPr="006840B1" w:rsidRDefault="006840B1" w:rsidP="00367BF8">
            <w:pPr>
              <w:numPr>
                <w:ilvl w:val="0"/>
                <w:numId w:val="10"/>
              </w:numPr>
              <w:tabs>
                <w:tab w:val="left" w:pos="142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>Выдача средств</w:t>
            </w:r>
          </w:p>
          <w:p w14:paraId="4CE36179" w14:textId="77777777" w:rsidR="006840B1" w:rsidRPr="006840B1" w:rsidRDefault="006840B1" w:rsidP="00367BF8">
            <w:pPr>
              <w:tabs>
                <w:tab w:val="left" w:pos="142"/>
              </w:tabs>
              <w:spacing w:after="0"/>
              <w:ind w:left="174" w:right="164"/>
              <w:contextualSpacing/>
              <w:jc w:val="both"/>
            </w:pPr>
            <w:r w:rsidRPr="006840B1">
              <w:rPr>
                <w:rFonts w:eastAsia="Times New Roman" w:cstheme="minorHAnsi"/>
              </w:rPr>
              <w:t xml:space="preserve">КК инициирует запрос в </w:t>
            </w:r>
            <w:commentRangeStart w:id="11"/>
            <w:r w:rsidRPr="006840B1">
              <w:rPr>
                <w:rFonts w:eastAsia="Times New Roman" w:cstheme="minorHAnsi"/>
              </w:rPr>
              <w:t xml:space="preserve">ИБСО </w:t>
            </w:r>
            <w:commentRangeEnd w:id="11"/>
            <w:r w:rsidRPr="006840B1">
              <w:rPr>
                <w:sz w:val="16"/>
                <w:szCs w:val="16"/>
              </w:rPr>
              <w:commentReference w:id="11"/>
            </w:r>
            <w:r w:rsidRPr="006840B1">
              <w:rPr>
                <w:rFonts w:eastAsia="Times New Roman" w:cstheme="minorHAnsi"/>
              </w:rPr>
              <w:t>по акцепту проводок, после чего ИБСО зачисляет средства на счет Клиента.</w:t>
            </w:r>
            <w:r w:rsidRPr="006840B1">
              <w:t xml:space="preserve"> </w:t>
            </w:r>
          </w:p>
          <w:p w14:paraId="4A1F386C" w14:textId="77777777" w:rsidR="006840B1" w:rsidRPr="006840B1" w:rsidRDefault="006840B1" w:rsidP="00367BF8">
            <w:pPr>
              <w:numPr>
                <w:ilvl w:val="0"/>
                <w:numId w:val="10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b/>
                <w:lang w:val="en-US"/>
              </w:rPr>
            </w:pPr>
            <w:r w:rsidRPr="006840B1">
              <w:rPr>
                <w:b/>
              </w:rPr>
              <w:t xml:space="preserve">Отображение графиков </w:t>
            </w:r>
          </w:p>
          <w:p w14:paraId="2AC45C6E" w14:textId="77777777" w:rsidR="006840B1" w:rsidRPr="006840B1" w:rsidRDefault="006840B1" w:rsidP="00367BF8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</w:pPr>
            <w:r w:rsidRPr="006840B1">
              <w:t>При запросе графика Клиентом МП/</w:t>
            </w:r>
            <w:r w:rsidRPr="006840B1">
              <w:rPr>
                <w:lang w:val="en-US"/>
              </w:rPr>
              <w:t>WEB</w:t>
            </w:r>
            <w:r w:rsidRPr="006840B1">
              <w:t xml:space="preserve"> обращается </w:t>
            </w:r>
            <w:r w:rsidRPr="006840B1">
              <w:rPr>
                <w:highlight w:val="magenta"/>
              </w:rPr>
              <w:t xml:space="preserve">в </w:t>
            </w:r>
            <w:commentRangeStart w:id="12"/>
            <w:r w:rsidRPr="006840B1">
              <w:rPr>
                <w:highlight w:val="magenta"/>
              </w:rPr>
              <w:t>КК</w:t>
            </w:r>
            <w:commentRangeEnd w:id="12"/>
            <w:r w:rsidR="00DC4468">
              <w:rPr>
                <w:rStyle w:val="a4"/>
                <w:rFonts w:ascii="Times New Roman" w:eastAsia="Times New Roman" w:hAnsi="Times New Roman" w:cs="Times New Roman"/>
                <w:lang w:eastAsia="ru-RU"/>
              </w:rPr>
              <w:commentReference w:id="12"/>
            </w:r>
            <w:r w:rsidRPr="006840B1">
              <w:t>, далее МП/</w:t>
            </w:r>
            <w:r w:rsidRPr="006840B1">
              <w:rPr>
                <w:lang w:val="en-US"/>
              </w:rPr>
              <w:t>WEB</w:t>
            </w:r>
            <w:r w:rsidRPr="006840B1">
              <w:t xml:space="preserve"> отображает Клиенту в формате </w:t>
            </w:r>
            <w:r w:rsidRPr="006840B1">
              <w:rPr>
                <w:i/>
              </w:rPr>
              <w:t>.</w:t>
            </w:r>
            <w:r w:rsidRPr="006840B1">
              <w:rPr>
                <w:i/>
                <w:lang w:val="en-US"/>
              </w:rPr>
              <w:t>pdf</w:t>
            </w:r>
            <w:r w:rsidRPr="006840B1">
              <w:t>, который Клиент, при необходимости может скачать на устройство</w:t>
            </w:r>
          </w:p>
          <w:p w14:paraId="4A1AAF98" w14:textId="77777777" w:rsidR="006840B1" w:rsidRPr="006840B1" w:rsidRDefault="006840B1" w:rsidP="00367BF8">
            <w:pPr>
              <w:tabs>
                <w:tab w:val="left" w:pos="142"/>
                <w:tab w:val="left" w:pos="174"/>
              </w:tabs>
              <w:spacing w:after="0"/>
              <w:ind w:left="174" w:right="164"/>
              <w:jc w:val="both"/>
            </w:pPr>
          </w:p>
          <w:p w14:paraId="7CCF2691" w14:textId="77777777" w:rsidR="006840B1" w:rsidRPr="006840B1" w:rsidRDefault="006840B1" w:rsidP="00367BF8">
            <w:pPr>
              <w:numPr>
                <w:ilvl w:val="0"/>
                <w:numId w:val="4"/>
              </w:numPr>
              <w:tabs>
                <w:tab w:val="left" w:pos="142"/>
                <w:tab w:val="left" w:pos="174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>Офлайн (ГП)</w:t>
            </w:r>
          </w:p>
          <w:p w14:paraId="32078C67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  <w:lang w:val="en-US"/>
              </w:rPr>
              <w:t>DM</w:t>
            </w:r>
            <w:r w:rsidRPr="006840B1">
              <w:rPr>
                <w:rFonts w:eastAsia="Times New Roman" w:cstheme="minorHAnsi"/>
              </w:rPr>
              <w:t xml:space="preserve"> передает решение в КК, КК инициирует отправку смс-сообщения с текстом «</w:t>
            </w:r>
            <w:r w:rsidRPr="006840B1">
              <w:rPr>
                <w:rFonts w:eastAsia="Times New Roman" w:cstheme="minorHAnsi"/>
                <w:i/>
              </w:rPr>
              <w:t>Уважаемый Клиент, Вам одобрен кредит, необходимо обратиться в филиал Банка для подписания договора»</w:t>
            </w:r>
            <w:r w:rsidRPr="006840B1">
              <w:rPr>
                <w:rFonts w:eastAsia="Times New Roman" w:cstheme="minorHAnsi"/>
              </w:rPr>
              <w:t xml:space="preserve">. </w:t>
            </w:r>
          </w:p>
          <w:p w14:paraId="66A20B7B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Клиент приходит в филиал, кредитный менеджер (далее КМ) авторизуется в КК, заходит в меню «Заявки», вводит ИИН/БИН Клиента и нажимает поиск/</w:t>
            </w:r>
            <w:r w:rsidRPr="006840B1">
              <w:rPr>
                <w:rFonts w:eastAsia="Times New Roman" w:cstheme="minorHAnsi"/>
                <w:lang w:val="en-US"/>
              </w:rPr>
              <w:t>enter</w:t>
            </w:r>
            <w:r w:rsidRPr="006840B1">
              <w:rPr>
                <w:rFonts w:eastAsia="Times New Roman" w:cstheme="minorHAnsi"/>
              </w:rPr>
              <w:t xml:space="preserve"> (правила для поля ИИН/БИН – только цифровой ввод, не более 12 цифр)</w:t>
            </w:r>
          </w:p>
          <w:p w14:paraId="719F5322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</w:pPr>
            <w:r w:rsidRPr="006840B1">
              <w:t>КК ищет внутри своей БД и отображает результат, в случае если:</w:t>
            </w:r>
          </w:p>
          <w:p w14:paraId="08453D4F" w14:textId="77777777" w:rsidR="006840B1" w:rsidRPr="006840B1" w:rsidRDefault="006840B1" w:rsidP="00AF6F8F">
            <w:pPr>
              <w:numPr>
                <w:ilvl w:val="0"/>
                <w:numId w:val="16"/>
              </w:numPr>
              <w:tabs>
                <w:tab w:val="left" w:pos="142"/>
                <w:tab w:val="left" w:pos="174"/>
              </w:tabs>
              <w:spacing w:after="0"/>
              <w:ind w:left="174" w:right="164" w:hanging="3"/>
              <w:contextualSpacing/>
              <w:jc w:val="both"/>
            </w:pPr>
            <w:r w:rsidRPr="006840B1">
              <w:t>Клиент не найден – выводить текст «Данные не найдены»</w:t>
            </w:r>
          </w:p>
          <w:p w14:paraId="634DC036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</w:pPr>
            <w:r w:rsidRPr="006840B1">
              <w:t>Клиент найден – отображать следующие поля – дата, ИИН/БИН, Наименование, Продукт, Валюта, Статус и гиперссылку «Перейти». Гиперссылку «Перейти» отображать только, если заявка в статусе «Подписать ДБЗ».</w:t>
            </w:r>
          </w:p>
          <w:p w14:paraId="38D3C08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600" w:right="164"/>
              <w:contextualSpacing/>
              <w:jc w:val="both"/>
            </w:pPr>
            <w:r w:rsidRPr="006840B1">
              <w:object w:dxaOrig="4320" w:dyaOrig="1304" w14:anchorId="65B2AB37">
                <v:shape id="_x0000_i1034" type="#_x0000_t75" style="width:362.1pt;height:1in" o:ole="">
                  <v:imagedata r:id="rId25" o:title=""/>
                </v:shape>
                <o:OLEObject Type="Embed" ProgID="Paint.Picture" ShapeID="_x0000_i1034" DrawAspect="Content" ObjectID="_1746624299" r:id="rId26"/>
              </w:object>
            </w:r>
          </w:p>
          <w:p w14:paraId="2E8D6D2F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600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02A266C4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КМ кликает «Перейти», после чего отображается форма с данными Клиента и оформляемого продукта без доступа редактирования.</w:t>
            </w:r>
          </w:p>
          <w:p w14:paraId="2B4D13A5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Информация, поделена на блоки:</w:t>
            </w:r>
          </w:p>
          <w:p w14:paraId="46F75B63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верхней статичной части отображается личная информация – ИИН/БИН, Наименование, номер мобильного телефона и Продукт</w:t>
            </w:r>
          </w:p>
          <w:p w14:paraId="1A79C985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нижней части также данные поделены на блоки:</w:t>
            </w:r>
          </w:p>
          <w:p w14:paraId="4D34C404" w14:textId="77777777" w:rsidR="006840B1" w:rsidRPr="006840B1" w:rsidRDefault="006840B1" w:rsidP="006840B1">
            <w:pPr>
              <w:numPr>
                <w:ilvl w:val="0"/>
                <w:numId w:val="17"/>
              </w:numPr>
              <w:tabs>
                <w:tab w:val="left" w:pos="142"/>
                <w:tab w:val="left" w:pos="174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Условия продукта - подтягивается информация по оформляемому продукту (ставка, срок, сумма, тип платежа,</w:t>
            </w:r>
          </w:p>
          <w:p w14:paraId="7C5098FA" w14:textId="77777777" w:rsidR="006840B1" w:rsidRPr="006840B1" w:rsidRDefault="006840B1" w:rsidP="006840B1">
            <w:pPr>
              <w:numPr>
                <w:ilvl w:val="0"/>
                <w:numId w:val="17"/>
              </w:numPr>
              <w:tabs>
                <w:tab w:val="left" w:pos="142"/>
                <w:tab w:val="left" w:pos="174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Адреса – все адреса Клиента</w:t>
            </w:r>
          </w:p>
          <w:p w14:paraId="3B09B29F" w14:textId="77777777" w:rsidR="006840B1" w:rsidRPr="006840B1" w:rsidRDefault="006840B1" w:rsidP="006840B1">
            <w:pPr>
              <w:numPr>
                <w:ilvl w:val="0"/>
                <w:numId w:val="17"/>
              </w:numPr>
              <w:tabs>
                <w:tab w:val="left" w:pos="142"/>
                <w:tab w:val="left" w:pos="174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Документы, удостоверяющие личность (далее ДУЛ) – номер, даты, сам документ</w:t>
            </w:r>
          </w:p>
          <w:p w14:paraId="7E1644B7" w14:textId="77777777" w:rsidR="006840B1" w:rsidRPr="006840B1" w:rsidRDefault="006840B1" w:rsidP="006840B1">
            <w:pPr>
              <w:numPr>
                <w:ilvl w:val="0"/>
                <w:numId w:val="17"/>
              </w:numPr>
              <w:tabs>
                <w:tab w:val="left" w:pos="142"/>
                <w:tab w:val="left" w:pos="174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Электронное досье (далее ЭД) – все сопровождающие документы с возможностью просмотреть, скачать и загрузить</w:t>
            </w:r>
          </w:p>
          <w:p w14:paraId="37572135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600" w:right="164"/>
              <w:contextualSpacing/>
              <w:jc w:val="both"/>
            </w:pPr>
            <w:r w:rsidRPr="006840B1">
              <w:object w:dxaOrig="13575" w:dyaOrig="7995" w14:anchorId="125F565E">
                <v:shape id="_x0000_i1035" type="#_x0000_t75" style="width:261.9pt;height:153.9pt" o:ole="">
                  <v:imagedata r:id="rId27" o:title=""/>
                </v:shape>
                <o:OLEObject Type="Embed" ProgID="Paint.Picture" ShapeID="_x0000_i1035" DrawAspect="Content" ObjectID="_1746624300" r:id="rId28"/>
              </w:object>
            </w:r>
          </w:p>
          <w:p w14:paraId="1A411800" w14:textId="77777777" w:rsidR="003270D1" w:rsidRDefault="003270D1" w:rsidP="006840B1">
            <w:pPr>
              <w:tabs>
                <w:tab w:val="left" w:pos="142"/>
              </w:tabs>
              <w:spacing w:after="0"/>
              <w:ind w:left="174" w:right="164"/>
              <w:contextualSpacing/>
              <w:jc w:val="both"/>
            </w:pPr>
          </w:p>
          <w:p w14:paraId="4B1755B0" w14:textId="77777777" w:rsidR="009C0F21" w:rsidRPr="006840B1" w:rsidRDefault="009C0F21" w:rsidP="009C0F21">
            <w:pPr>
              <w:numPr>
                <w:ilvl w:val="0"/>
                <w:numId w:val="19"/>
              </w:numPr>
              <w:tabs>
                <w:tab w:val="left" w:pos="142"/>
                <w:tab w:val="left" w:pos="174"/>
              </w:tabs>
              <w:spacing w:after="0"/>
              <w:ind w:left="174" w:right="164" w:firstLine="0"/>
              <w:contextualSpacing/>
              <w:jc w:val="both"/>
              <w:rPr>
                <w:ins w:id="13" w:author="Таласова Эльмира Алибекқызы" w:date="2023-05-26T15:58:00Z"/>
                <w:rFonts w:eastAsia="Times New Roman" w:cstheme="minorHAnsi"/>
                <w:b/>
                <w:lang w:val="en-US"/>
              </w:rPr>
            </w:pPr>
            <w:ins w:id="14" w:author="Таласова Эльмира Алибекқызы" w:date="2023-05-26T15:58:00Z">
              <w:r w:rsidRPr="006840B1">
                <w:rPr>
                  <w:rFonts w:eastAsia="Times New Roman" w:cstheme="minorHAnsi"/>
                  <w:b/>
                </w:rPr>
                <w:t>Подписание ДБЗ</w:t>
              </w:r>
            </w:ins>
          </w:p>
          <w:p w14:paraId="593F2AA9" w14:textId="77777777" w:rsidR="009C0F21" w:rsidRPr="006840B1" w:rsidRDefault="009C0F21" w:rsidP="009C0F2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ins w:id="15" w:author="Таласова Эльмира Алибекқызы" w:date="2023-05-26T15:58:00Z"/>
                <w:rFonts w:eastAsia="Times New Roman" w:cstheme="minorHAnsi"/>
              </w:rPr>
            </w:pPr>
            <w:ins w:id="16" w:author="Таласова Эльмира Алибекқызы" w:date="2023-05-26T15:58:00Z">
              <w:r w:rsidRPr="006840B1">
                <w:rPr>
                  <w:rFonts w:eastAsia="Times New Roman" w:cstheme="minorHAnsi"/>
                </w:rPr>
                <w:t>КМ переходит во вкладку «Электронное досье», скачивает ДБЗ нажатием на кнопку «Скачать», документ скачивается в формате .</w:t>
              </w:r>
              <w:r w:rsidRPr="006840B1">
                <w:rPr>
                  <w:rFonts w:eastAsia="Times New Roman" w:cstheme="minorHAnsi"/>
                  <w:lang w:val="en-US"/>
                </w:rPr>
                <w:t>doc</w:t>
              </w:r>
              <w:r w:rsidRPr="006840B1">
                <w:rPr>
                  <w:rFonts w:eastAsia="Times New Roman" w:cstheme="minorHAnsi"/>
                </w:rPr>
                <w:t xml:space="preserve">. КМ распечатывает ДБЗ (*Заявление), подписывает с Клиентом, сканирует, сохраняет на Рабочий стол (папку?), вкладывает в КК нажав на кнопку «Загрузить» </w:t>
              </w:r>
              <w:r>
                <w:rPr>
                  <w:rFonts w:eastAsia="Times New Roman" w:cstheme="minorHAnsi"/>
                </w:rPr>
                <w:t xml:space="preserve">(БЭК КК </w:t>
              </w:r>
              <w:r w:rsidRPr="006840B1">
                <w:rPr>
                  <w:rFonts w:eastAsia="Times New Roman" w:cstheme="minorHAnsi"/>
                </w:rPr>
                <w:t xml:space="preserve">сохраняет </w:t>
              </w:r>
              <w:r>
                <w:rPr>
                  <w:rFonts w:eastAsia="Times New Roman" w:cstheme="minorHAnsi"/>
                </w:rPr>
                <w:t xml:space="preserve">их </w:t>
              </w:r>
              <w:r w:rsidRPr="006840B1">
                <w:rPr>
                  <w:rFonts w:eastAsia="Times New Roman" w:cstheme="minorHAnsi"/>
                </w:rPr>
                <w:t>в хранилище (</w:t>
              </w:r>
              <w:r w:rsidRPr="006840B1">
                <w:rPr>
                  <w:rFonts w:eastAsia="Times New Roman" w:cstheme="minorHAnsi"/>
                  <w:lang w:val="en-US"/>
                </w:rPr>
                <w:t>FileNet</w:t>
              </w:r>
              <w:r w:rsidRPr="006840B1">
                <w:rPr>
                  <w:rFonts w:eastAsia="Times New Roman" w:cstheme="minorHAnsi"/>
                </w:rPr>
                <w:t>?)</w:t>
              </w:r>
              <w:r>
                <w:rPr>
                  <w:rFonts w:eastAsia="Times New Roman" w:cstheme="minorHAnsi"/>
                </w:rPr>
                <w:t xml:space="preserve">) </w:t>
              </w:r>
              <w:r w:rsidRPr="006840B1">
                <w:rPr>
                  <w:rFonts w:eastAsia="Times New Roman" w:cstheme="minorHAnsi"/>
                </w:rPr>
                <w:t>и далее в зависимости было выбрано условие с ГП или нет:</w:t>
              </w:r>
            </w:ins>
          </w:p>
          <w:p w14:paraId="67547A8C" w14:textId="6B2B12E1" w:rsidR="009C0F21" w:rsidRDefault="009C0F21" w:rsidP="009C0F2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ins w:id="17" w:author="Таласова Эльмира Алибекқызы" w:date="2023-05-26T15:59:00Z"/>
                <w:rFonts w:eastAsia="Times New Roman" w:cstheme="minorHAnsi"/>
              </w:rPr>
            </w:pPr>
            <w:ins w:id="18" w:author="Таласова Эльмира Алибекқызы" w:date="2023-05-26T15:58:00Z">
              <w:r w:rsidRPr="006840B1">
                <w:rPr>
                  <w:rFonts w:eastAsia="Times New Roman" w:cstheme="minorHAnsi"/>
                </w:rPr>
                <w:t xml:space="preserve">ФРОНТ КК отображает уведомление «Необходимо заполнить поля по государственной поддержке» и подсвечивает блок. Пока поля не заполнены кнопка «Отправить на акцепт» на активна. КМ авторизуется в </w:t>
              </w:r>
              <w:r w:rsidRPr="006840B1">
                <w:rPr>
                  <w:rFonts w:eastAsia="Times New Roman" w:cstheme="minorHAnsi"/>
                  <w:lang w:val="en-US"/>
                </w:rPr>
                <w:t>Doculite</w:t>
              </w:r>
              <w:r w:rsidRPr="006840B1">
                <w:rPr>
                  <w:rFonts w:eastAsia="Times New Roman" w:cstheme="minorHAnsi"/>
                </w:rPr>
                <w:t xml:space="preserve">, загружает ДБЗ и Заявление и отправляет на рассмотрение Фонду. Фонд предоставляет ответ в течении 1 </w:t>
              </w:r>
              <w:proofErr w:type="spellStart"/>
              <w:proofErr w:type="gramStart"/>
              <w:r w:rsidRPr="006840B1">
                <w:rPr>
                  <w:rFonts w:eastAsia="Times New Roman" w:cstheme="minorHAnsi"/>
                </w:rPr>
                <w:t>раб.дня</w:t>
              </w:r>
              <w:proofErr w:type="spellEnd"/>
              <w:proofErr w:type="gramEnd"/>
              <w:r w:rsidRPr="006840B1">
                <w:rPr>
                  <w:rFonts w:eastAsia="Times New Roman" w:cstheme="minorHAnsi"/>
                </w:rPr>
                <w:t>. после получения ответа, КМ находит заявку клиента в КК, вписывает полученную информацию во вкладке</w:t>
              </w:r>
              <w:r>
                <w:rPr>
                  <w:rFonts w:eastAsia="Times New Roman" w:cstheme="minorHAnsi"/>
                </w:rPr>
                <w:t>, загружает подтверждающий документ</w:t>
              </w:r>
              <w:r w:rsidRPr="006840B1">
                <w:rPr>
                  <w:rFonts w:eastAsia="Times New Roman" w:cstheme="minorHAnsi"/>
                </w:rPr>
                <w:t>, после чего активируется кнопка «Отправить на акцепт», КМ ее кликает и заявка уходит на акцепт руководителю.</w:t>
              </w:r>
            </w:ins>
          </w:p>
          <w:p w14:paraId="6E80270A" w14:textId="77777777" w:rsidR="004E20E0" w:rsidRPr="006840B1" w:rsidRDefault="004E20E0" w:rsidP="009C0F2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ins w:id="19" w:author="Таласова Эльмира Алибекқызы" w:date="2023-05-26T15:58:00Z"/>
                <w:rFonts w:eastAsia="Times New Roman" w:cstheme="minorHAnsi"/>
              </w:rPr>
            </w:pPr>
          </w:p>
          <w:p w14:paraId="2EEE2EF1" w14:textId="77777777" w:rsidR="009C0F21" w:rsidRPr="009C0F21" w:rsidRDefault="009C0F21" w:rsidP="009C0F21">
            <w:pPr>
              <w:pStyle w:val="a9"/>
              <w:numPr>
                <w:ilvl w:val="0"/>
                <w:numId w:val="19"/>
              </w:numPr>
              <w:tabs>
                <w:tab w:val="left" w:pos="142"/>
              </w:tabs>
              <w:spacing w:after="0"/>
              <w:ind w:left="171" w:right="164" w:firstLine="0"/>
              <w:jc w:val="both"/>
              <w:rPr>
                <w:ins w:id="20" w:author="Таласова Эльмира Алибекқызы" w:date="2023-05-26T15:58:00Z"/>
                <w:b/>
                <w:lang w:val="en-US"/>
              </w:rPr>
            </w:pPr>
            <w:ins w:id="21" w:author="Таласова Эльмира Алибекқызы" w:date="2023-05-26T15:58:00Z">
              <w:r w:rsidRPr="009C0F21">
                <w:rPr>
                  <w:b/>
                </w:rPr>
                <w:t>Акцепт руководителя</w:t>
              </w:r>
            </w:ins>
          </w:p>
          <w:p w14:paraId="028BA47A" w14:textId="77777777" w:rsidR="009C0F21" w:rsidRPr="006840B1" w:rsidRDefault="009C0F21" w:rsidP="009C0F21">
            <w:pPr>
              <w:tabs>
                <w:tab w:val="left" w:pos="142"/>
                <w:tab w:val="left" w:pos="457"/>
              </w:tabs>
              <w:spacing w:after="0"/>
              <w:ind w:left="174" w:right="164"/>
              <w:contextualSpacing/>
              <w:jc w:val="both"/>
              <w:rPr>
                <w:ins w:id="22" w:author="Таласова Эльмира Алибекқызы" w:date="2023-05-26T15:58:00Z"/>
              </w:rPr>
            </w:pPr>
            <w:ins w:id="23" w:author="Таласова Эльмира Алибекқызы" w:date="2023-05-26T15:58:00Z">
              <w:r w:rsidRPr="006840B1">
                <w:t>Руководитель заходит в КК, находит Клиента по ИИН/БИН, проверяет данные и ставит акцепт (кнопка «Акцептовать)», либо есть возможность вернуть на доработку (кнопка «На доработку»), для этого необходимо прописать комментарий (причина возврата на доработку).</w:t>
              </w:r>
            </w:ins>
          </w:p>
          <w:p w14:paraId="66FAEAA1" w14:textId="42319664" w:rsidR="006840B1" w:rsidRPr="006840B1" w:rsidRDefault="009C0F21" w:rsidP="009C0F21">
            <w:pPr>
              <w:tabs>
                <w:tab w:val="left" w:pos="142"/>
              </w:tabs>
              <w:spacing w:after="0"/>
              <w:ind w:right="164"/>
              <w:jc w:val="both"/>
            </w:pPr>
            <w:ins w:id="24" w:author="Таласова Эльмира Алибекқызы" w:date="2023-05-26T15:58:00Z">
              <w:r>
                <w:t xml:space="preserve">   </w:t>
              </w:r>
              <w:r w:rsidRPr="006840B1">
                <w:t>В случае акцепта заявки, КК отправляет запрос в ИБСО на акцепт проводок и зачисление средств на счет.</w:t>
              </w:r>
            </w:ins>
          </w:p>
        </w:tc>
        <w:bookmarkStart w:id="25" w:name="_GoBack"/>
        <w:bookmarkEnd w:id="25"/>
      </w:tr>
    </w:tbl>
    <w:p w14:paraId="29729A1F" w14:textId="77777777" w:rsidR="006840B1" w:rsidRPr="006840B1" w:rsidRDefault="006840B1" w:rsidP="006840B1">
      <w:pPr>
        <w:rPr>
          <w:rFonts w:eastAsiaTheme="majorEastAsia" w:cstheme="minorHAnsi"/>
          <w:color w:val="1F4E79"/>
        </w:rPr>
      </w:pPr>
    </w:p>
    <w:p w14:paraId="2C8F67BC" w14:textId="77777777" w:rsidR="006840B1" w:rsidRPr="006840B1" w:rsidRDefault="006840B1" w:rsidP="006840B1">
      <w:pPr>
        <w:keepNext/>
        <w:numPr>
          <w:ilvl w:val="2"/>
          <w:numId w:val="1"/>
        </w:numPr>
        <w:tabs>
          <w:tab w:val="left" w:pos="142"/>
          <w:tab w:val="left" w:pos="567"/>
        </w:tabs>
        <w:spacing w:after="120" w:line="240" w:lineRule="auto"/>
        <w:ind w:left="360"/>
        <w:jc w:val="center"/>
        <w:outlineLvl w:val="3"/>
        <w:rPr>
          <w:rFonts w:eastAsia="Times New Roman" w:cstheme="minorHAnsi"/>
          <w:i/>
          <w:iCs/>
          <w:snapToGrid w:val="0"/>
          <w:color w:val="1F4E79"/>
        </w:rPr>
      </w:pPr>
      <w:r w:rsidRPr="006840B1">
        <w:rPr>
          <w:rFonts w:eastAsia="Times New Roman" w:cstheme="minorHAnsi"/>
          <w:i/>
          <w:iCs/>
          <w:snapToGrid w:val="0"/>
          <w:color w:val="1F4E79"/>
        </w:rPr>
        <w:t xml:space="preserve"> ОПИСАНИЕ ОФФЛАЙН КРЕДИТОВАНИЯ (продукт - </w:t>
      </w:r>
      <w:r w:rsidRPr="006840B1">
        <w:rPr>
          <w:rFonts w:eastAsia="Times New Roman" w:cstheme="minorHAnsi"/>
          <w:i/>
          <w:iCs/>
          <w:snapToGrid w:val="0"/>
          <w:color w:val="1F4E79"/>
          <w:lang w:val="en-US"/>
        </w:rPr>
        <w:t>RBK</w:t>
      </w:r>
      <w:r w:rsidRPr="006840B1">
        <w:rPr>
          <w:rFonts w:eastAsia="Times New Roman" w:cstheme="minorHAnsi"/>
          <w:i/>
          <w:iCs/>
          <w:snapToGrid w:val="0"/>
          <w:color w:val="1F4E79"/>
        </w:rPr>
        <w:t xml:space="preserve"> </w:t>
      </w:r>
      <w:r w:rsidRPr="006840B1">
        <w:rPr>
          <w:rFonts w:eastAsia="Times New Roman" w:cstheme="minorHAnsi"/>
          <w:i/>
          <w:iCs/>
          <w:snapToGrid w:val="0"/>
          <w:color w:val="1F4E79"/>
          <w:lang w:val="en-US"/>
        </w:rPr>
        <w:t>BUSINESS</w:t>
      </w:r>
      <w:r w:rsidRPr="006840B1">
        <w:rPr>
          <w:rFonts w:eastAsia="Times New Roman" w:cstheme="minorHAnsi"/>
          <w:i/>
          <w:iCs/>
          <w:snapToGrid w:val="0"/>
          <w:color w:val="1F4E79"/>
        </w:rPr>
        <w:t xml:space="preserve"> БЕЗЗАЛОГОВЫЙ)</w:t>
      </w:r>
    </w:p>
    <w:tbl>
      <w:tblPr>
        <w:tblW w:w="10348" w:type="dxa"/>
        <w:tblInd w:w="-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9D9D9"/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10348"/>
      </w:tblGrid>
      <w:tr w:rsidR="006840B1" w:rsidRPr="006840B1" w14:paraId="44F8D7F4" w14:textId="77777777" w:rsidTr="00E92520">
        <w:trPr>
          <w:trHeight w:val="468"/>
        </w:trPr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48B7449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ind w:left="142"/>
              <w:rPr>
                <w:rFonts w:eastAsia="Times New Roman" w:cstheme="minorHAnsi"/>
                <w:b/>
                <w:i/>
                <w:color w:val="FFFFFF"/>
              </w:rPr>
            </w:pPr>
            <w:r w:rsidRPr="006840B1">
              <w:rPr>
                <w:rFonts w:eastAsia="Times New Roman" w:cstheme="minorHAnsi"/>
                <w:b/>
              </w:rPr>
              <w:t>* Детальное описание предполагаемого Бизнес процесса.</w:t>
            </w:r>
          </w:p>
        </w:tc>
      </w:tr>
      <w:tr w:rsidR="006840B1" w:rsidRPr="006840B1" w14:paraId="60A640A0" w14:textId="77777777" w:rsidTr="00E92520">
        <w:trPr>
          <w:trHeight w:val="2377"/>
        </w:trPr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197C4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Клиент обращается в филиал. Предоставляет ДУЛ (обслуживаем только с Уд РК, Паспорт РК и ВНЖ, остальные – отказ).</w:t>
            </w:r>
          </w:p>
          <w:p w14:paraId="1BA7F1CD" w14:textId="0D0F8AAB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ФРОНТ (окно кредитного КМ) - КМ авторизуется в КК, кликает кнопку «Создать заявку», вводит ИИН/БИН, № </w:t>
            </w:r>
            <w:proofErr w:type="spellStart"/>
            <w:proofErr w:type="gramStart"/>
            <w:r w:rsidRPr="006840B1">
              <w:rPr>
                <w:rFonts w:eastAsia="Times New Roman" w:cstheme="minorHAnsi"/>
              </w:rPr>
              <w:t>моб.тел</w:t>
            </w:r>
            <w:proofErr w:type="spellEnd"/>
            <w:proofErr w:type="gramEnd"/>
            <w:r w:rsidRPr="006840B1">
              <w:rPr>
                <w:rFonts w:eastAsia="Times New Roman" w:cstheme="minorHAnsi"/>
              </w:rPr>
              <w:t xml:space="preserve">, сумму и срок кредита, +тумблер с ГП (уточняет у Клиента), кликает кнопку «Далее». </w:t>
            </w:r>
            <w:ins w:id="26" w:author="Таласова Эльмира Алибекқызы" w:date="2023-05-25T17:33:00Z">
              <w:r w:rsidR="00A20EF1">
                <w:rPr>
                  <w:rFonts w:eastAsia="Times New Roman" w:cstheme="minorHAnsi"/>
                </w:rPr>
                <w:t xml:space="preserve"> Сканирует ДУЛ и прикрепляет к заявке. БЭК КК </w:t>
              </w:r>
              <w:r w:rsidR="00A20EF1" w:rsidRPr="006840B1">
                <w:rPr>
                  <w:rFonts w:eastAsia="Times New Roman" w:cstheme="minorHAnsi"/>
                </w:rPr>
                <w:t xml:space="preserve">сохраняет </w:t>
              </w:r>
              <w:r w:rsidR="00A20EF1">
                <w:rPr>
                  <w:rFonts w:eastAsia="Times New Roman" w:cstheme="minorHAnsi"/>
                </w:rPr>
                <w:t xml:space="preserve">его </w:t>
              </w:r>
              <w:r w:rsidR="00A20EF1" w:rsidRPr="006840B1">
                <w:rPr>
                  <w:rFonts w:eastAsia="Times New Roman" w:cstheme="minorHAnsi"/>
                </w:rPr>
                <w:t>в хранилище (</w:t>
              </w:r>
              <w:r w:rsidR="00A20EF1" w:rsidRPr="006840B1">
                <w:rPr>
                  <w:rFonts w:eastAsia="Times New Roman" w:cstheme="minorHAnsi"/>
                  <w:lang w:val="en-US"/>
                </w:rPr>
                <w:t>FileNet</w:t>
              </w:r>
              <w:r w:rsidR="00A20EF1" w:rsidRPr="006840B1">
                <w:rPr>
                  <w:rFonts w:eastAsia="Times New Roman" w:cstheme="minorHAnsi"/>
                </w:rPr>
                <w:t>?)</w:t>
              </w:r>
              <w:r w:rsidR="00A20EF1">
                <w:rPr>
                  <w:rFonts w:eastAsia="Times New Roman" w:cstheme="minorHAnsi"/>
                </w:rPr>
                <w:t>.</w:t>
              </w:r>
            </w:ins>
          </w:p>
          <w:p w14:paraId="14F416C6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БЭК – после кнопки «Далее» КК:</w:t>
            </w:r>
          </w:p>
          <w:p w14:paraId="731A607A" w14:textId="77777777" w:rsidR="006840B1" w:rsidRPr="006840B1" w:rsidRDefault="006840B1" w:rsidP="006840B1">
            <w:pPr>
              <w:numPr>
                <w:ilvl w:val="0"/>
                <w:numId w:val="21"/>
              </w:numPr>
              <w:tabs>
                <w:tab w:val="left" w:pos="142"/>
                <w:tab w:val="left" w:pos="174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отправляет запрос в БМГ – в случае если:</w:t>
            </w:r>
          </w:p>
          <w:p w14:paraId="55F40B26" w14:textId="151BAFEB" w:rsidR="006840B1" w:rsidRPr="006840B1" w:rsidRDefault="006840B1" w:rsidP="006840B1">
            <w:pPr>
              <w:numPr>
                <w:ilvl w:val="0"/>
                <w:numId w:val="22"/>
              </w:numPr>
              <w:tabs>
                <w:tab w:val="left" w:pos="142"/>
                <w:tab w:val="left" w:pos="174"/>
              </w:tabs>
              <w:spacing w:after="0"/>
              <w:ind w:left="741" w:right="164" w:hanging="28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клиент не зарегистрирован в </w:t>
            </w:r>
            <w:proofErr w:type="spellStart"/>
            <w:r w:rsidR="00367BF8" w:rsidRPr="006840B1">
              <w:rPr>
                <w:rFonts w:eastAsia="Times New Roman" w:cstheme="minorHAnsi"/>
                <w:lang w:val="en-US"/>
              </w:rPr>
              <w:t>eGov</w:t>
            </w:r>
            <w:proofErr w:type="spellEnd"/>
            <w:r w:rsidR="00367BF8" w:rsidRPr="006840B1">
              <w:rPr>
                <w:rFonts w:eastAsia="Times New Roman" w:cstheme="minorHAnsi"/>
              </w:rPr>
              <w:t xml:space="preserve"> </w:t>
            </w:r>
            <w:r w:rsidR="00367BF8" w:rsidRPr="006840B1">
              <w:rPr>
                <w:rFonts w:eastAsia="Times New Roman" w:cstheme="minorHAnsi"/>
                <w:lang w:val="en-US"/>
              </w:rPr>
              <w:t>mobile</w:t>
            </w:r>
            <w:r w:rsidR="00367BF8" w:rsidRPr="006840B1">
              <w:rPr>
                <w:rFonts w:eastAsia="Times New Roman" w:cstheme="minorHAnsi"/>
              </w:rPr>
              <w:t xml:space="preserve"> </w:t>
            </w:r>
            <w:commentRangeStart w:id="27"/>
            <w:r w:rsidRPr="006840B1">
              <w:rPr>
                <w:rFonts w:eastAsia="Times New Roman" w:cstheme="minorHAnsi"/>
              </w:rPr>
              <w:t>-??</w:t>
            </w:r>
            <w:commentRangeEnd w:id="27"/>
            <w:r w:rsidRPr="006840B1">
              <w:rPr>
                <w:sz w:val="16"/>
                <w:szCs w:val="16"/>
              </w:rPr>
              <w:commentReference w:id="27"/>
            </w:r>
          </w:p>
          <w:p w14:paraId="0E5CA120" w14:textId="77777777" w:rsidR="006840B1" w:rsidRPr="006840B1" w:rsidRDefault="006840B1" w:rsidP="006840B1">
            <w:pPr>
              <w:numPr>
                <w:ilvl w:val="0"/>
                <w:numId w:val="22"/>
              </w:numPr>
              <w:tabs>
                <w:tab w:val="left" w:pos="142"/>
                <w:tab w:val="left" w:pos="174"/>
              </w:tabs>
              <w:spacing w:after="0"/>
              <w:ind w:left="741" w:right="164" w:hanging="28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ответ положительный (</w:t>
            </w:r>
            <w:r w:rsidRPr="006840B1">
              <w:rPr>
                <w:rFonts w:eastAsia="Times New Roman" w:cstheme="minorHAnsi"/>
                <w:lang w:val="en-US"/>
              </w:rPr>
              <w:t>true</w:t>
            </w:r>
            <w:r w:rsidRPr="006840B1">
              <w:rPr>
                <w:rFonts w:eastAsia="Times New Roman" w:cstheme="minorHAnsi"/>
              </w:rPr>
              <w:t xml:space="preserve">) – БЭК КК отправляет запрос в </w:t>
            </w:r>
            <w:r w:rsidRPr="006840B1">
              <w:rPr>
                <w:rFonts w:eastAsia="Times New Roman" w:cstheme="minorHAnsi"/>
                <w:b/>
                <w:lang w:val="en-US"/>
              </w:rPr>
              <w:t>AData</w:t>
            </w:r>
          </w:p>
          <w:p w14:paraId="129E06D2" w14:textId="77777777" w:rsidR="006840B1" w:rsidRPr="006840B1" w:rsidRDefault="006840B1" w:rsidP="006840B1">
            <w:pPr>
              <w:numPr>
                <w:ilvl w:val="0"/>
                <w:numId w:val="22"/>
              </w:numPr>
              <w:tabs>
                <w:tab w:val="left" w:pos="142"/>
                <w:tab w:val="left" w:pos="174"/>
              </w:tabs>
              <w:spacing w:after="0"/>
              <w:ind w:left="741" w:right="164" w:hanging="28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ответ отрицательный (</w:t>
            </w:r>
            <w:r w:rsidRPr="006840B1">
              <w:rPr>
                <w:rFonts w:eastAsia="Times New Roman" w:cstheme="minorHAnsi"/>
                <w:lang w:val="en-US"/>
              </w:rPr>
              <w:t>false</w:t>
            </w:r>
            <w:r w:rsidRPr="006840B1">
              <w:rPr>
                <w:rFonts w:eastAsia="Times New Roman" w:cstheme="minorHAnsi"/>
              </w:rPr>
              <w:t xml:space="preserve">) – БЭК КК отдает ФРОНТУ КК уведомление «Введенный номер телефона не соответствует номер в </w:t>
            </w:r>
            <w:proofErr w:type="spellStart"/>
            <w:r w:rsidRPr="006840B1">
              <w:rPr>
                <w:rFonts w:eastAsia="Times New Roman" w:cstheme="minorHAnsi"/>
                <w:lang w:val="en-US"/>
              </w:rPr>
              <w:t>eGov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r w:rsidRPr="006840B1">
              <w:rPr>
                <w:rFonts w:eastAsia="Times New Roman" w:cstheme="minorHAnsi"/>
                <w:lang w:val="en-US"/>
              </w:rPr>
              <w:t>mobile</w:t>
            </w:r>
            <w:r w:rsidRPr="006840B1">
              <w:rPr>
                <w:rFonts w:eastAsia="Times New Roman" w:cstheme="minorHAnsi"/>
              </w:rPr>
              <w:t>, Клиенту необходимо привести номера в соответствие»</w:t>
            </w:r>
          </w:p>
          <w:p w14:paraId="5378509F" w14:textId="77777777" w:rsidR="006840B1" w:rsidRPr="006840B1" w:rsidRDefault="006840B1" w:rsidP="006840B1">
            <w:pPr>
              <w:numPr>
                <w:ilvl w:val="0"/>
                <w:numId w:val="21"/>
              </w:numPr>
              <w:tabs>
                <w:tab w:val="left" w:pos="142"/>
                <w:tab w:val="left" w:pos="174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отправляет запрос в </w:t>
            </w:r>
            <w:r w:rsidRPr="006840B1">
              <w:rPr>
                <w:rFonts w:eastAsia="Times New Roman" w:cstheme="minorHAnsi"/>
                <w:b/>
                <w:lang w:val="en-US"/>
              </w:rPr>
              <w:t>AData</w:t>
            </w:r>
            <w:r w:rsidRPr="006840B1">
              <w:rPr>
                <w:rFonts w:eastAsia="Times New Roman" w:cstheme="minorHAnsi"/>
              </w:rPr>
              <w:t>, записывает данные в таблицу и проводит внутренние проверки (пункт «</w:t>
            </w:r>
            <w:r w:rsidRPr="006840B1">
              <w:rPr>
                <w:rFonts w:eastAsia="Times New Roman" w:cstheme="minorHAnsi"/>
                <w:b/>
              </w:rPr>
              <w:t>а</w:t>
            </w:r>
            <w:r w:rsidRPr="006840B1">
              <w:rPr>
                <w:rFonts w:eastAsia="Times New Roman" w:cstheme="minorHAnsi"/>
              </w:rPr>
              <w:t>»), после чего отдает данные на ФРОНТ.</w:t>
            </w:r>
          </w:p>
          <w:p w14:paraId="49B9D5A7" w14:textId="21E938DD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ФРОНТ – отображает заполненные поля: блок адреса, ДУЛ, +условия по кредиту, при необходимости блок для подтверждения дохода. БЭК КК </w:t>
            </w:r>
            <w:proofErr w:type="spellStart"/>
            <w:r w:rsidRPr="006840B1">
              <w:rPr>
                <w:rFonts w:eastAsia="Times New Roman" w:cstheme="minorHAnsi"/>
              </w:rPr>
              <w:t>предзаполняет</w:t>
            </w:r>
            <w:proofErr w:type="spellEnd"/>
            <w:r w:rsidRPr="006840B1">
              <w:rPr>
                <w:rFonts w:eastAsia="Times New Roman" w:cstheme="minorHAnsi"/>
              </w:rPr>
              <w:t xml:space="preserve"> шаблоны Анкеты и Согласия на ПКБ/ГЦВП в блоке «Электронное досье», КМ распечатывает, подписывает с Клиентом, КМ сканирует и загружает в КК нажав на кнопку «Загрузить»</w:t>
            </w:r>
            <w:ins w:id="28" w:author="Таласова Эльмира Алибекқызы" w:date="2023-05-25T17:34:00Z">
              <w:r w:rsidR="00A20EF1">
                <w:rPr>
                  <w:rFonts w:eastAsia="Times New Roman" w:cstheme="minorHAnsi"/>
                </w:rPr>
                <w:t xml:space="preserve"> (БЭК КК </w:t>
              </w:r>
              <w:r w:rsidR="00A20EF1" w:rsidRPr="006840B1">
                <w:rPr>
                  <w:rFonts w:eastAsia="Times New Roman" w:cstheme="minorHAnsi"/>
                </w:rPr>
                <w:t xml:space="preserve">сохраняет </w:t>
              </w:r>
            </w:ins>
            <w:ins w:id="29" w:author="Таласова Эльмира Алибекқызы" w:date="2023-05-25T17:35:00Z">
              <w:r w:rsidR="00A20EF1">
                <w:rPr>
                  <w:rFonts w:eastAsia="Times New Roman" w:cstheme="minorHAnsi"/>
                </w:rPr>
                <w:t>их</w:t>
              </w:r>
            </w:ins>
            <w:ins w:id="30" w:author="Таласова Эльмира Алибекқызы" w:date="2023-05-25T17:34:00Z">
              <w:r w:rsidR="00A20EF1">
                <w:rPr>
                  <w:rFonts w:eastAsia="Times New Roman" w:cstheme="minorHAnsi"/>
                </w:rPr>
                <w:t xml:space="preserve"> </w:t>
              </w:r>
              <w:r w:rsidR="00A20EF1" w:rsidRPr="006840B1">
                <w:rPr>
                  <w:rFonts w:eastAsia="Times New Roman" w:cstheme="minorHAnsi"/>
                </w:rPr>
                <w:t>в хранилище (</w:t>
              </w:r>
              <w:r w:rsidR="00A20EF1" w:rsidRPr="006840B1">
                <w:rPr>
                  <w:rFonts w:eastAsia="Times New Roman" w:cstheme="minorHAnsi"/>
                  <w:lang w:val="en-US"/>
                </w:rPr>
                <w:t>FileNet</w:t>
              </w:r>
              <w:r w:rsidR="00A20EF1" w:rsidRPr="006840B1">
                <w:rPr>
                  <w:rFonts w:eastAsia="Times New Roman" w:cstheme="minorHAnsi"/>
                </w:rPr>
                <w:t>?)</w:t>
              </w:r>
              <w:r w:rsidR="00A20EF1">
                <w:rPr>
                  <w:rFonts w:eastAsia="Times New Roman" w:cstheme="minorHAnsi"/>
                </w:rPr>
                <w:t>)</w:t>
              </w:r>
            </w:ins>
            <w:r w:rsidRPr="006840B1">
              <w:rPr>
                <w:rFonts w:eastAsia="Times New Roman" w:cstheme="minorHAnsi"/>
              </w:rPr>
              <w:t>, далее кликает на кнопку «Отправить на рассмотрение».</w:t>
            </w:r>
          </w:p>
          <w:p w14:paraId="7946451A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17D5E3B2" w14:textId="77777777" w:rsidR="006840B1" w:rsidRPr="006840B1" w:rsidRDefault="006840B1" w:rsidP="006840B1">
            <w:pPr>
              <w:numPr>
                <w:ilvl w:val="0"/>
                <w:numId w:val="19"/>
              </w:numPr>
              <w:tabs>
                <w:tab w:val="left" w:pos="142"/>
                <w:tab w:val="left" w:pos="567"/>
              </w:tabs>
              <w:spacing w:after="0"/>
              <w:ind w:right="164" w:hanging="1266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>Внутренние проверки</w:t>
            </w:r>
          </w:p>
          <w:p w14:paraId="038CD0DA" w14:textId="77777777" w:rsidR="006840B1" w:rsidRPr="006840B1" w:rsidRDefault="006840B1" w:rsidP="006840B1">
            <w:pPr>
              <w:numPr>
                <w:ilvl w:val="0"/>
                <w:numId w:val="7"/>
              </w:numPr>
              <w:tabs>
                <w:tab w:val="left" w:pos="142"/>
                <w:tab w:val="left" w:pos="567"/>
              </w:tabs>
              <w:spacing w:after="0"/>
              <w:ind w:left="1025" w:right="164" w:hanging="851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АМЛ/ИПДЛ – запрос из КК в ИБСО</w:t>
            </w:r>
          </w:p>
          <w:p w14:paraId="4C34DC9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025" w:right="164" w:hanging="851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случае если:</w:t>
            </w:r>
          </w:p>
          <w:p w14:paraId="23004D53" w14:textId="77777777" w:rsidR="006840B1" w:rsidRPr="006840B1" w:rsidRDefault="006840B1" w:rsidP="006840B1">
            <w:pPr>
              <w:numPr>
                <w:ilvl w:val="0"/>
                <w:numId w:val="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получаем положительный ответ,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об отказе – «Совпадение с </w:t>
            </w:r>
            <w:proofErr w:type="spellStart"/>
            <w:r w:rsidRPr="006840B1">
              <w:rPr>
                <w:rFonts w:eastAsia="Times New Roman" w:cstheme="minorHAnsi"/>
              </w:rPr>
              <w:t>санкционными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commentRangeStart w:id="31"/>
            <w:r w:rsidRPr="006840B1">
              <w:rPr>
                <w:rFonts w:eastAsia="Times New Roman" w:cstheme="minorHAnsi"/>
              </w:rPr>
              <w:t>списками</w:t>
            </w:r>
            <w:commentRangeEnd w:id="31"/>
            <w:r w:rsidRPr="006840B1">
              <w:rPr>
                <w:sz w:val="16"/>
                <w:szCs w:val="16"/>
              </w:rPr>
              <w:commentReference w:id="31"/>
            </w:r>
            <w:r w:rsidRPr="006840B1">
              <w:rPr>
                <w:rFonts w:eastAsia="Times New Roman" w:cstheme="minorHAnsi"/>
              </w:rPr>
              <w:t xml:space="preserve">» </w:t>
            </w:r>
          </w:p>
          <w:p w14:paraId="5DA33E45" w14:textId="77777777" w:rsidR="006840B1" w:rsidRPr="006840B1" w:rsidRDefault="006840B1" w:rsidP="006840B1">
            <w:pPr>
              <w:numPr>
                <w:ilvl w:val="0"/>
                <w:numId w:val="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получаем отрицательный ответ, то переход на шаг </w:t>
            </w:r>
            <w:r w:rsidRPr="006840B1">
              <w:rPr>
                <w:rFonts w:eastAsia="Times New Roman" w:cstheme="minorHAnsi"/>
                <w:lang w:val="en-US"/>
              </w:rPr>
              <w:t>b</w:t>
            </w:r>
          </w:p>
          <w:p w14:paraId="5A98C417" w14:textId="77777777" w:rsidR="006840B1" w:rsidRPr="006840B1" w:rsidRDefault="006840B1" w:rsidP="006840B1">
            <w:pPr>
              <w:numPr>
                <w:ilvl w:val="0"/>
                <w:numId w:val="7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ЛСБОО – запрос из КК в ИБСО</w:t>
            </w:r>
          </w:p>
          <w:p w14:paraId="31A79D3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случае если:</w:t>
            </w:r>
          </w:p>
          <w:p w14:paraId="06463DCA" w14:textId="10CFADDB" w:rsidR="006840B1" w:rsidRPr="006840B1" w:rsidRDefault="006840B1" w:rsidP="006840B1">
            <w:pPr>
              <w:numPr>
                <w:ilvl w:val="0"/>
                <w:numId w:val="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получаем положительный ответ,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об отказе – «Совпадение со списками</w:t>
            </w:r>
            <w:r w:rsidR="00DC4468">
              <w:rPr>
                <w:rFonts w:eastAsia="Times New Roman" w:cstheme="minorHAnsi"/>
              </w:rPr>
              <w:t xml:space="preserve"> ЛСБОО». Статус заявки «Отказ Банка. Совпадение в ЛСБОО». КМ необходимо кредитовать клиента с вынесением на Комитет.</w:t>
            </w:r>
          </w:p>
          <w:p w14:paraId="4FBD31D1" w14:textId="77777777" w:rsidR="006840B1" w:rsidRPr="006840B1" w:rsidRDefault="006840B1" w:rsidP="006840B1">
            <w:pPr>
              <w:numPr>
                <w:ilvl w:val="0"/>
                <w:numId w:val="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получаем отрицательный ответ, то переход на шаг </w:t>
            </w:r>
            <w:r w:rsidRPr="006840B1">
              <w:rPr>
                <w:rFonts w:eastAsia="Times New Roman" w:cstheme="minorHAnsi"/>
                <w:lang w:val="en-US"/>
              </w:rPr>
              <w:t>b</w:t>
            </w:r>
          </w:p>
          <w:p w14:paraId="282D0B0D" w14:textId="77777777" w:rsidR="006840B1" w:rsidRPr="006840B1" w:rsidRDefault="006840B1" w:rsidP="006840B1">
            <w:pPr>
              <w:numPr>
                <w:ilvl w:val="0"/>
                <w:numId w:val="7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ЦУЛС (налоговая задолженность) – запрос из КК</w:t>
            </w:r>
          </w:p>
          <w:p w14:paraId="630DA951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В случае, если:</w:t>
            </w:r>
          </w:p>
          <w:p w14:paraId="1E258017" w14:textId="77777777" w:rsidR="006840B1" w:rsidRPr="006840B1" w:rsidRDefault="006840B1" w:rsidP="006840B1">
            <w:pPr>
              <w:numPr>
                <w:ilvl w:val="0"/>
                <w:numId w:val="9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у Клиента имеется налоговая задолженность,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с текстом «У</w:t>
            </w:r>
            <w:r w:rsidRPr="006840B1">
              <w:rPr>
                <w:rFonts w:eastAsia="Times New Roman" w:cstheme="minorHAnsi"/>
                <w:i/>
              </w:rPr>
              <w:t xml:space="preserve"> Клиента имеется налоговая задолженность, для продолжения оформления кредита необходимо погасить задолженность</w:t>
            </w:r>
            <w:r w:rsidRPr="006840B1">
              <w:rPr>
                <w:rFonts w:eastAsia="Times New Roman" w:cstheme="minorHAnsi"/>
              </w:rPr>
              <w:t>»</w:t>
            </w:r>
          </w:p>
          <w:p w14:paraId="1FAFA8E8" w14:textId="77777777" w:rsidR="006840B1" w:rsidRPr="006840B1" w:rsidRDefault="006840B1" w:rsidP="006840B1">
            <w:pPr>
              <w:numPr>
                <w:ilvl w:val="0"/>
                <w:numId w:val="9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у Клиента нет налоговой задолженности, то переход на шаг </w:t>
            </w:r>
            <w:r w:rsidRPr="006840B1">
              <w:rPr>
                <w:rFonts w:eastAsia="Times New Roman" w:cstheme="minorHAnsi"/>
                <w:lang w:val="en-US"/>
              </w:rPr>
              <w:t>b</w:t>
            </w:r>
          </w:p>
          <w:p w14:paraId="30EF88C0" w14:textId="77777777" w:rsidR="006840B1" w:rsidRPr="006840B1" w:rsidRDefault="006840B1" w:rsidP="006840B1">
            <w:pPr>
              <w:tabs>
                <w:tab w:val="left" w:pos="142"/>
                <w:tab w:val="left" w:pos="457"/>
              </w:tabs>
              <w:spacing w:after="0"/>
              <w:ind w:left="457" w:right="164"/>
              <w:contextualSpacing/>
              <w:jc w:val="both"/>
              <w:rPr>
                <w:rFonts w:eastAsia="Times New Roman" w:cstheme="minorHAnsi"/>
                <w:b/>
              </w:rPr>
            </w:pPr>
          </w:p>
          <w:p w14:paraId="705DF7A0" w14:textId="77777777" w:rsidR="006840B1" w:rsidRPr="006840B1" w:rsidRDefault="006840B1" w:rsidP="006840B1">
            <w:pPr>
              <w:numPr>
                <w:ilvl w:val="0"/>
                <w:numId w:val="19"/>
              </w:numPr>
              <w:tabs>
                <w:tab w:val="left" w:pos="142"/>
                <w:tab w:val="left" w:pos="457"/>
              </w:tabs>
              <w:spacing w:after="0"/>
              <w:ind w:right="164" w:hanging="1266"/>
              <w:contextualSpacing/>
              <w:jc w:val="both"/>
              <w:rPr>
                <w:rFonts w:eastAsia="Times New Roman" w:cstheme="minorHAnsi"/>
                <w:b/>
                <w:lang w:val="en-US"/>
              </w:rPr>
            </w:pPr>
            <w:r w:rsidRPr="006840B1">
              <w:rPr>
                <w:rFonts w:eastAsia="Times New Roman" w:cstheme="minorHAnsi"/>
                <w:b/>
              </w:rPr>
              <w:t xml:space="preserve">анализ ответа </w:t>
            </w:r>
            <w:proofErr w:type="spellStart"/>
            <w:r w:rsidRPr="006840B1">
              <w:rPr>
                <w:rFonts w:eastAsia="Times New Roman" w:cstheme="minorHAnsi"/>
                <w:b/>
                <w:lang w:val="en-US"/>
              </w:rPr>
              <w:t>ADat</w:t>
            </w:r>
            <w:proofErr w:type="spellEnd"/>
            <w:r w:rsidRPr="006840B1">
              <w:rPr>
                <w:rFonts w:eastAsia="Times New Roman" w:cstheme="minorHAnsi"/>
                <w:b/>
              </w:rPr>
              <w:t>ы</w:t>
            </w:r>
          </w:p>
          <w:p w14:paraId="5FF1B912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В случае если: </w:t>
            </w:r>
          </w:p>
          <w:p w14:paraId="5755E2CC" w14:textId="77777777" w:rsidR="006840B1" w:rsidRPr="006840B1" w:rsidRDefault="006840B1" w:rsidP="006840B1">
            <w:pPr>
              <w:numPr>
                <w:ilvl w:val="0"/>
                <w:numId w:val="11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в ответ получили ошибку или таймаут,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«Упс, произошла ошибка, повторите еще раз». КМ должен повторно нажать кнопку «Далее» в этом случае БЭК КК должен </w:t>
            </w:r>
            <w:proofErr w:type="spellStart"/>
            <w:r w:rsidRPr="006840B1">
              <w:rPr>
                <w:rFonts w:eastAsia="Times New Roman" w:cstheme="minorHAnsi"/>
              </w:rPr>
              <w:t>перевызвать</w:t>
            </w:r>
            <w:proofErr w:type="spellEnd"/>
            <w:r w:rsidRPr="006840B1">
              <w:rPr>
                <w:rFonts w:eastAsia="Times New Roman" w:cstheme="minorHAnsi"/>
              </w:rPr>
              <w:t xml:space="preserve"> только </w:t>
            </w:r>
            <w:proofErr w:type="spellStart"/>
            <w:r w:rsidRPr="006840B1">
              <w:rPr>
                <w:rFonts w:eastAsia="Times New Roman" w:cstheme="minorHAnsi"/>
                <w:b/>
                <w:lang w:val="en-US"/>
              </w:rPr>
              <w:t>ADat</w:t>
            </w:r>
            <w:proofErr w:type="spellEnd"/>
            <w:r w:rsidRPr="006840B1">
              <w:rPr>
                <w:rFonts w:eastAsia="Times New Roman" w:cstheme="minorHAnsi"/>
                <w:b/>
              </w:rPr>
              <w:t xml:space="preserve">у </w:t>
            </w:r>
            <w:r w:rsidRPr="006840B1">
              <w:rPr>
                <w:rFonts w:eastAsia="Times New Roman" w:cstheme="minorHAnsi"/>
              </w:rPr>
              <w:t xml:space="preserve">(без </w:t>
            </w:r>
            <w:proofErr w:type="spellStart"/>
            <w:proofErr w:type="gramStart"/>
            <w:r w:rsidRPr="006840B1">
              <w:rPr>
                <w:rFonts w:eastAsia="Times New Roman" w:cstheme="minorHAnsi"/>
              </w:rPr>
              <w:t>внутр.проверок</w:t>
            </w:r>
            <w:proofErr w:type="spellEnd"/>
            <w:proofErr w:type="gramEnd"/>
            <w:r w:rsidRPr="006840B1">
              <w:rPr>
                <w:rFonts w:eastAsia="Times New Roman" w:cstheme="minorHAnsi"/>
              </w:rPr>
              <w:t>)</w:t>
            </w:r>
          </w:p>
          <w:p w14:paraId="14EA7E3C" w14:textId="77777777" w:rsidR="006840B1" w:rsidRPr="006840B1" w:rsidRDefault="006840B1" w:rsidP="006840B1">
            <w:pPr>
              <w:numPr>
                <w:ilvl w:val="0"/>
                <w:numId w:val="11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в ответ получили, что такого ИИНБ/БИН нет в базе,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«</w:t>
            </w:r>
            <w:r w:rsidRPr="006840B1">
              <w:rPr>
                <w:rFonts w:eastAsia="Times New Roman" w:cstheme="minorHAnsi"/>
                <w:i/>
              </w:rPr>
              <w:t>Упс, у Клиента нет ни одного зарегистрированного ИП</w:t>
            </w:r>
            <w:r w:rsidRPr="006840B1">
              <w:rPr>
                <w:rFonts w:eastAsia="Times New Roman" w:cstheme="minorHAnsi"/>
              </w:rPr>
              <w:t>». Статус заявки переводить в статус «Отказано Банком»</w:t>
            </w:r>
          </w:p>
          <w:p w14:paraId="02F97A46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Анализ ответа </w:t>
            </w:r>
            <w:r w:rsidRPr="006840B1">
              <w:rPr>
                <w:rFonts w:eastAsia="Times New Roman" w:cstheme="minorHAnsi"/>
                <w:b/>
              </w:rPr>
              <w:t>(</w:t>
            </w:r>
            <w:proofErr w:type="spellStart"/>
            <w:r w:rsidRPr="006840B1">
              <w:rPr>
                <w:rFonts w:eastAsia="Times New Roman" w:cstheme="minorHAnsi"/>
              </w:rPr>
              <w:t>full_api</w:t>
            </w:r>
            <w:proofErr w:type="spellEnd"/>
            <w:r w:rsidRPr="006840B1">
              <w:rPr>
                <w:rFonts w:eastAsia="Times New Roman" w:cstheme="minorHAnsi"/>
              </w:rPr>
              <w:t>):</w:t>
            </w:r>
          </w:p>
          <w:p w14:paraId="078F9B36" w14:textId="77777777" w:rsidR="003B03CE" w:rsidRDefault="006840B1" w:rsidP="003B03CE">
            <w:pPr>
              <w:numPr>
                <w:ilvl w:val="0"/>
                <w:numId w:val="11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=12 </w:t>
            </w:r>
            <w:proofErr w:type="spellStart"/>
            <w:r w:rsidRPr="006840B1">
              <w:rPr>
                <w:rFonts w:eastAsia="Times New Roman" w:cstheme="minorHAnsi"/>
              </w:rPr>
              <w:t>мес</w:t>
            </w:r>
            <w:proofErr w:type="spellEnd"/>
            <w:r w:rsidRPr="006840B1">
              <w:rPr>
                <w:rFonts w:eastAsia="Times New Roman" w:cstheme="minorHAnsi"/>
              </w:rPr>
              <w:t xml:space="preserve">? Проверка тега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date_registration</w:t>
            </w:r>
            <w:proofErr w:type="spellEnd"/>
            <w:r w:rsidRPr="006840B1">
              <w:rPr>
                <w:rFonts w:eastAsia="Times New Roman" w:cstheme="minorHAnsi"/>
              </w:rPr>
              <w:t xml:space="preserve">, если дата в этом теге меньше от текущей даты на 12 месяцев,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«</w:t>
            </w:r>
            <w:r w:rsidRPr="006840B1">
              <w:rPr>
                <w:rFonts w:eastAsia="Times New Roman" w:cstheme="minorHAnsi"/>
                <w:i/>
              </w:rPr>
              <w:t>Упс, не соответствует возраст ИП</w:t>
            </w:r>
            <w:r w:rsidRPr="006840B1">
              <w:rPr>
                <w:rFonts w:eastAsia="Times New Roman" w:cstheme="minorHAnsi"/>
              </w:rPr>
              <w:t>». Статус заявки переводить в статус «Отказано Банком»</w:t>
            </w:r>
          </w:p>
          <w:p w14:paraId="6EFC6C76" w14:textId="52A28AB3" w:rsidR="006840B1" w:rsidRPr="003B03CE" w:rsidRDefault="006840B1" w:rsidP="003B03CE">
            <w:pPr>
              <w:numPr>
                <w:ilvl w:val="0"/>
                <w:numId w:val="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3B03CE">
              <w:rPr>
                <w:rFonts w:eastAsia="Times New Roman" w:cstheme="minorHAnsi"/>
              </w:rPr>
              <w:t xml:space="preserve">Размерность ИП. Если в теге </w:t>
            </w:r>
            <w:proofErr w:type="spellStart"/>
            <w:r w:rsidRPr="003B03CE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krp</w:t>
            </w:r>
            <w:proofErr w:type="spellEnd"/>
            <w:r w:rsidRPr="003B03CE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3B03CE">
              <w:rPr>
                <w:rFonts w:eastAsia="Times New Roman" w:cstheme="minorHAnsi"/>
              </w:rPr>
              <w:t xml:space="preserve">значение не ≠малым и средним предприятиям, </w:t>
            </w:r>
            <w:r w:rsidR="003B03CE" w:rsidRPr="006840B1">
              <w:rPr>
                <w:rFonts w:eastAsia="Times New Roman" w:cstheme="minorHAnsi"/>
              </w:rPr>
              <w:t xml:space="preserve">то БЭК КК отдает </w:t>
            </w:r>
            <w:proofErr w:type="spellStart"/>
            <w:r w:rsidR="003B03CE">
              <w:rPr>
                <w:rFonts w:eastAsia="Times New Roman" w:cstheme="minorHAnsi"/>
              </w:rPr>
              <w:t>ФРОНТу</w:t>
            </w:r>
            <w:proofErr w:type="spellEnd"/>
            <w:r w:rsidR="003B03CE">
              <w:rPr>
                <w:rFonts w:eastAsia="Times New Roman" w:cstheme="minorHAnsi"/>
              </w:rPr>
              <w:t xml:space="preserve"> уведомление об отказе – «Не соответствует сегмент Клиента». Статус заявки «Отказ Банка. Не соответствует сегмент Клиента». КМ необходимо кредитовать клиента с вынесением на Комитет.</w:t>
            </w:r>
          </w:p>
          <w:p w14:paraId="64D9DF14" w14:textId="77777777" w:rsidR="006840B1" w:rsidRPr="006840B1" w:rsidRDefault="006840B1" w:rsidP="006840B1">
            <w:pPr>
              <w:numPr>
                <w:ilvl w:val="0"/>
                <w:numId w:val="1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Проблемы? Если в тегах </w:t>
            </w:r>
            <w:r w:rsidRPr="006840B1">
              <w:rPr>
                <w:rFonts w:eastAsia="Times New Roman" w:cstheme="minorHAnsi"/>
                <w:lang w:val="en-US"/>
              </w:rPr>
              <w:t>company</w:t>
            </w:r>
            <w:r w:rsidRPr="006840B1">
              <w:rPr>
                <w:rFonts w:eastAsia="Times New Roman" w:cstheme="minorHAnsi"/>
              </w:rPr>
              <w:t>_</w:t>
            </w:r>
            <w:r w:rsidRPr="006840B1">
              <w:rPr>
                <w:rFonts w:eastAsia="Times New Roman" w:cstheme="minorHAnsi"/>
                <w:lang w:val="en-US"/>
              </w:rPr>
              <w:t>problems</w:t>
            </w:r>
            <w:r w:rsidRPr="006840B1">
              <w:rPr>
                <w:rFonts w:eastAsia="Times New Roman" w:cstheme="minorHAnsi"/>
              </w:rPr>
              <w:t>,</w:t>
            </w:r>
            <w:r w:rsidRPr="006840B1">
              <w:t xml:space="preserve"> </w:t>
            </w:r>
            <w:r w:rsidRPr="006840B1">
              <w:rPr>
                <w:rFonts w:eastAsia="Times New Roman" w:cstheme="minorHAnsi"/>
                <w:lang w:val="en-US"/>
              </w:rPr>
              <w:t>financial</w:t>
            </w:r>
            <w:r w:rsidRPr="006840B1">
              <w:rPr>
                <w:rFonts w:eastAsia="Times New Roman" w:cstheme="minorHAnsi"/>
              </w:rPr>
              <w:t>_</w:t>
            </w:r>
            <w:r w:rsidRPr="006840B1">
              <w:rPr>
                <w:rFonts w:eastAsia="Times New Roman" w:cstheme="minorHAnsi"/>
                <w:lang w:val="en-US"/>
              </w:rPr>
              <w:t>problems</w:t>
            </w:r>
            <w:r w:rsidRPr="006840B1">
              <w:rPr>
                <w:rFonts w:eastAsia="Times New Roman" w:cstheme="minorHAnsi"/>
              </w:rPr>
              <w:t xml:space="preserve">, </w:t>
            </w:r>
            <w:r w:rsidRPr="006840B1">
              <w:rPr>
                <w:rFonts w:eastAsia="Times New Roman" w:cstheme="minorHAnsi"/>
                <w:lang w:val="en-US"/>
              </w:rPr>
              <w:t>unreliable</w:t>
            </w:r>
            <w:r w:rsidRPr="006840B1">
              <w:rPr>
                <w:rFonts w:eastAsia="Times New Roman" w:cstheme="minorHAnsi"/>
              </w:rPr>
              <w:t>_</w:t>
            </w:r>
            <w:proofErr w:type="spellStart"/>
            <w:r w:rsidRPr="006840B1">
              <w:rPr>
                <w:rFonts w:eastAsia="Times New Roman" w:cstheme="minorHAnsi"/>
                <w:lang w:val="en-US"/>
              </w:rPr>
              <w:t>zakup</w:t>
            </w:r>
            <w:proofErr w:type="spellEnd"/>
            <w:r w:rsidRPr="006840B1">
              <w:rPr>
                <w:rFonts w:eastAsia="Times New Roman" w:cstheme="minorHAnsi"/>
              </w:rPr>
              <w:t xml:space="preserve">, </w:t>
            </w:r>
            <w:r w:rsidRPr="006840B1">
              <w:rPr>
                <w:rFonts w:eastAsia="Times New Roman" w:cstheme="minorHAnsi"/>
                <w:lang w:val="en-US"/>
              </w:rPr>
              <w:t>head</w:t>
            </w:r>
            <w:r w:rsidRPr="006840B1">
              <w:rPr>
                <w:rFonts w:eastAsia="Times New Roman" w:cstheme="minorHAnsi"/>
              </w:rPr>
              <w:t>_</w:t>
            </w:r>
            <w:r w:rsidRPr="006840B1">
              <w:rPr>
                <w:rFonts w:eastAsia="Times New Roman" w:cstheme="minorHAnsi"/>
                <w:lang w:val="en-US"/>
              </w:rPr>
              <w:t>problems</w:t>
            </w:r>
            <w:r w:rsidRPr="006840B1">
              <w:rPr>
                <w:rFonts w:eastAsia="Times New Roman" w:cstheme="minorHAnsi"/>
              </w:rPr>
              <w:t xml:space="preserve"> получили значение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true</w:t>
            </w:r>
            <w:r w:rsidRPr="006840B1">
              <w:rPr>
                <w:rFonts w:eastAsia="Times New Roman" w:cstheme="minorHAnsi"/>
              </w:rPr>
              <w:t xml:space="preserve">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«</w:t>
            </w:r>
            <w:r w:rsidRPr="006840B1">
              <w:rPr>
                <w:rFonts w:eastAsia="Times New Roman" w:cstheme="minorHAnsi"/>
                <w:i/>
              </w:rPr>
              <w:t>Упс, Клиенту отказано в кредитовании</w:t>
            </w:r>
            <w:r w:rsidRPr="006840B1">
              <w:rPr>
                <w:rFonts w:eastAsia="Times New Roman" w:cstheme="minorHAnsi"/>
              </w:rPr>
              <w:t>». Статус заявки переводить в статус «Отказано Банком»</w:t>
            </w:r>
          </w:p>
          <w:p w14:paraId="154FF7FB" w14:textId="77777777" w:rsidR="006840B1" w:rsidRPr="006840B1" w:rsidRDefault="006840B1" w:rsidP="006840B1">
            <w:pPr>
              <w:numPr>
                <w:ilvl w:val="0"/>
                <w:numId w:val="1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commentRangeStart w:id="32"/>
            <w:r w:rsidRPr="006840B1">
              <w:rPr>
                <w:rFonts w:eastAsia="Times New Roman" w:cstheme="minorHAnsi"/>
              </w:rPr>
              <w:t xml:space="preserve">ОКЭД </w:t>
            </w:r>
            <w:commentRangeEnd w:id="32"/>
            <w:r w:rsidRPr="006840B1">
              <w:rPr>
                <w:sz w:val="16"/>
                <w:szCs w:val="16"/>
              </w:rPr>
              <w:commentReference w:id="32"/>
            </w:r>
            <w:proofErr w:type="spellStart"/>
            <w:r w:rsidRPr="006840B1">
              <w:rPr>
                <w:rFonts w:eastAsia="Times New Roman" w:cstheme="minorHAnsi"/>
              </w:rPr>
              <w:t>ок</w:t>
            </w:r>
            <w:proofErr w:type="spellEnd"/>
            <w:r w:rsidRPr="006840B1">
              <w:rPr>
                <w:rFonts w:eastAsia="Times New Roman" w:cstheme="minorHAnsi"/>
              </w:rPr>
              <w:t xml:space="preserve">? Если код ОКЭД в теге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OKED</w:t>
            </w:r>
            <w:r w:rsidRPr="006840B1">
              <w:rPr>
                <w:rFonts w:ascii="Times New Roman" w:hAnsi="Times New Roman" w:cs="Times New Roman"/>
                <w:sz w:val="20"/>
                <w:szCs w:val="20"/>
              </w:rPr>
              <w:t xml:space="preserve"> в блоке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Activity</w:t>
            </w:r>
            <w:proofErr w:type="spell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= </w:t>
            </w:r>
            <w:r w:rsidRPr="006840B1">
              <w:t xml:space="preserve">01, 02, 03 (Сельское, лесное и рыбное хозяйство), 41, 42, 43 (Строительство), </w:t>
            </w:r>
            <w:r w:rsidRPr="006840B1">
              <w:rPr>
                <w:rFonts w:eastAsia="Times New Roman" w:cstheme="minorHAnsi"/>
              </w:rPr>
              <w:t xml:space="preserve">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«</w:t>
            </w:r>
            <w:r w:rsidRPr="006840B1">
              <w:rPr>
                <w:rFonts w:eastAsia="Times New Roman" w:cstheme="minorHAnsi"/>
                <w:i/>
              </w:rPr>
              <w:t>Упс, у Клиента не соответствует вид деятельности, в кредитовании отказано</w:t>
            </w:r>
            <w:r w:rsidRPr="006840B1">
              <w:rPr>
                <w:rFonts w:eastAsia="Times New Roman" w:cstheme="minorHAnsi"/>
              </w:rPr>
              <w:t>». Статус заявки переводить в статус «Отказано Банком»</w:t>
            </w:r>
          </w:p>
          <w:p w14:paraId="37E9195F" w14:textId="77777777" w:rsidR="006840B1" w:rsidRPr="006840B1" w:rsidRDefault="006840B1" w:rsidP="006840B1">
            <w:pPr>
              <w:numPr>
                <w:ilvl w:val="0"/>
                <w:numId w:val="18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анализ массива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status</w:t>
            </w:r>
            <w:r w:rsidRPr="006840B1">
              <w:rPr>
                <w:rFonts w:eastAsia="Times New Roman" w:cstheme="minorHAnsi"/>
              </w:rPr>
              <w:t>: тег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company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status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eastAsia="Times New Roman" w:cstheme="minorHAnsi"/>
              </w:rPr>
              <w:t xml:space="preserve">если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false</w:t>
            </w:r>
            <w:r w:rsidRPr="006840B1">
              <w:rPr>
                <w:rFonts w:eastAsia="Times New Roman" w:cstheme="minorHAnsi"/>
              </w:rPr>
              <w:t xml:space="preserve">, а также если теги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pseudo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company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bank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с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rupt</w:t>
            </w:r>
            <w:proofErr w:type="spell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inactive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absent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at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address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registration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invalid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и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violation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_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tax</w:t>
            </w:r>
            <w:r w:rsidRPr="006840B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равно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true</w:t>
            </w:r>
            <w:r w:rsidRPr="006840B1">
              <w:rPr>
                <w:rFonts w:eastAsia="Times New Roman" w:cstheme="minorHAnsi"/>
              </w:rPr>
              <w:t>,</w:t>
            </w:r>
            <w:r w:rsidRPr="006840B1">
              <w:t xml:space="preserve"> то </w:t>
            </w:r>
            <w:r w:rsidRPr="006840B1">
              <w:rPr>
                <w:rFonts w:eastAsia="Times New Roman" w:cstheme="minorHAnsi"/>
              </w:rPr>
              <w:t>возвращать ответ в МП/</w:t>
            </w:r>
            <w:r w:rsidRPr="006840B1">
              <w:rPr>
                <w:rFonts w:eastAsia="Times New Roman" w:cstheme="minorHAnsi"/>
                <w:lang w:val="en-US"/>
              </w:rPr>
              <w:t>WEB</w:t>
            </w:r>
            <w:r w:rsidRPr="006840B1">
              <w:rPr>
                <w:rFonts w:eastAsia="Times New Roman" w:cstheme="minorHAnsi"/>
              </w:rPr>
              <w:t xml:space="preserve"> (бэк) с детализацией отказа, текст уведомления «</w:t>
            </w:r>
            <w:r w:rsidRPr="006840B1">
              <w:rPr>
                <w:rFonts w:eastAsia="Times New Roman" w:cstheme="minorHAnsi"/>
                <w:i/>
              </w:rPr>
              <w:t>Уважаемый Клиент, к сожалению, Вам отказано в кредитовании».</w:t>
            </w:r>
          </w:p>
          <w:p w14:paraId="047F2C67" w14:textId="77777777" w:rsidR="006840B1" w:rsidRPr="006840B1" w:rsidRDefault="006840B1" w:rsidP="006840B1">
            <w:pPr>
              <w:numPr>
                <w:ilvl w:val="0"/>
                <w:numId w:val="13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анализируем массив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riskFactor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gramStart"/>
            <w:r w:rsidRPr="006840B1">
              <w:rPr>
                <w:rFonts w:eastAsia="Times New Roman" w:cstheme="minorHAnsi"/>
              </w:rPr>
              <w:t xml:space="preserve">блоки 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company</w:t>
            </w:r>
            <w:proofErr w:type="gram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eastAsia="Times New Roman" w:cstheme="minorHAnsi"/>
              </w:rPr>
              <w:t>и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head</w:t>
            </w:r>
            <w:r w:rsidRPr="006840B1">
              <w:rPr>
                <w:rFonts w:eastAsia="Times New Roman" w:cstheme="minorHAnsi"/>
              </w:rPr>
              <w:t xml:space="preserve">, если в каком-нибудь теге будет значение </w:t>
            </w:r>
            <w:proofErr w:type="spellStart"/>
            <w:r w:rsidRPr="006840B1">
              <w:rPr>
                <w:rFonts w:eastAsia="Times New Roman" w:cstheme="minorHAnsi"/>
              </w:rPr>
              <w:t>true</w:t>
            </w:r>
            <w:proofErr w:type="spellEnd"/>
            <w:r w:rsidRPr="006840B1">
              <w:rPr>
                <w:rFonts w:eastAsia="Times New Roman" w:cstheme="minorHAnsi"/>
              </w:rPr>
              <w:t xml:space="preserve">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«</w:t>
            </w:r>
            <w:r w:rsidRPr="006840B1">
              <w:rPr>
                <w:rFonts w:eastAsia="Times New Roman" w:cstheme="minorHAnsi"/>
                <w:i/>
              </w:rPr>
              <w:t>Упс, Клиенту отказано в кредитовании</w:t>
            </w:r>
            <w:r w:rsidRPr="006840B1">
              <w:rPr>
                <w:rFonts w:eastAsia="Times New Roman" w:cstheme="minorHAnsi"/>
              </w:rPr>
              <w:t>». Статус заявки переводить в статус «Отказано Банком»</w:t>
            </w:r>
          </w:p>
          <w:p w14:paraId="1DD72B8F" w14:textId="77777777" w:rsidR="006840B1" w:rsidRPr="006840B1" w:rsidRDefault="006840B1" w:rsidP="006840B1">
            <w:pPr>
              <w:numPr>
                <w:ilvl w:val="0"/>
                <w:numId w:val="13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анализируем массив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trustworthyAnalytics</w:t>
            </w:r>
            <w:proofErr w:type="spellEnd"/>
            <w:r w:rsidRPr="006840B1">
              <w:rPr>
                <w:rFonts w:eastAsia="Times New Roman" w:cstheme="minorHAnsi"/>
              </w:rPr>
              <w:t xml:space="preserve">, если тег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name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r w:rsidRPr="006840B1">
              <w:rPr>
                <w:rFonts w:eastAsia="Times New Roman" w:cstheme="minorHAnsi"/>
              </w:rPr>
              <w:t>=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 </w:t>
            </w:r>
            <w:commentRangeStart w:id="33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>Учувствует в закупках</w:t>
            </w:r>
            <w:commentRangeEnd w:id="33"/>
            <w:r w:rsidRPr="006840B1">
              <w:rPr>
                <w:sz w:val="16"/>
                <w:szCs w:val="16"/>
              </w:rPr>
              <w:commentReference w:id="33"/>
            </w:r>
            <w:r w:rsidRPr="006840B1">
              <w:rPr>
                <w:rFonts w:eastAsia="Times New Roman" w:cstheme="minorHAnsi"/>
              </w:rPr>
              <w:t>, то необходимо вызывать API Участие в закупках (</w:t>
            </w:r>
            <w:proofErr w:type="spellStart"/>
            <w:r w:rsidRPr="006840B1">
              <w:rPr>
                <w:rFonts w:eastAsia="Times New Roman" w:cstheme="minorHAnsi"/>
              </w:rPr>
              <w:t>participation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in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purchases</w:t>
            </w:r>
            <w:proofErr w:type="spellEnd"/>
            <w:r w:rsidRPr="006840B1">
              <w:rPr>
                <w:rFonts w:eastAsia="Times New Roman" w:cstheme="minorHAnsi"/>
              </w:rPr>
              <w:t xml:space="preserve">) – полученный массив записать в соответствующую таблицу. </w:t>
            </w:r>
          </w:p>
          <w:p w14:paraId="62AED301" w14:textId="77777777" w:rsidR="006840B1" w:rsidRPr="006840B1" w:rsidRDefault="006840B1" w:rsidP="006840B1">
            <w:pPr>
              <w:numPr>
                <w:ilvl w:val="0"/>
                <w:numId w:val="13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массивы 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litigation</w:t>
            </w:r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connectedDiagram</w:t>
            </w:r>
            <w:proofErr w:type="spellEnd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</w:rPr>
              <w:t xml:space="preserve">, </w:t>
            </w:r>
            <w:proofErr w:type="spellStart"/>
            <w:r w:rsidRPr="006840B1">
              <w:rPr>
                <w:rFonts w:ascii="Consolas" w:hAnsi="Consolas" w:cs="Consolas"/>
                <w:b/>
                <w:bCs/>
                <w:color w:val="006699"/>
                <w:sz w:val="16"/>
                <w:szCs w:val="16"/>
                <w:bdr w:val="none" w:sz="0" w:space="0" w:color="auto" w:frame="1"/>
                <w:lang w:val="en-US"/>
              </w:rPr>
              <w:t>licenseGeneral</w:t>
            </w:r>
            <w:proofErr w:type="spellEnd"/>
            <w:r w:rsidRPr="006840B1">
              <w:rPr>
                <w:rFonts w:eastAsia="Times New Roman" w:cstheme="minorHAnsi"/>
              </w:rPr>
              <w:t xml:space="preserve"> – записать данные в таблицу (при наличии, может быть пустым)</w:t>
            </w:r>
          </w:p>
          <w:p w14:paraId="67E1C732" w14:textId="77777777" w:rsidR="006840B1" w:rsidRPr="006840B1" w:rsidRDefault="006840B1" w:rsidP="006840B1">
            <w:pPr>
              <w:numPr>
                <w:ilvl w:val="0"/>
                <w:numId w:val="1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proofErr w:type="spellStart"/>
            <w:r w:rsidRPr="006840B1">
              <w:rPr>
                <w:rFonts w:eastAsia="Times New Roman" w:cstheme="minorHAnsi"/>
              </w:rPr>
              <w:t>Аpi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trustworthy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extended</w:t>
            </w:r>
            <w:proofErr w:type="spellEnd"/>
            <w:r w:rsidRPr="006840B1">
              <w:rPr>
                <w:rFonts w:eastAsia="Times New Roman" w:cstheme="minorHAnsi"/>
              </w:rPr>
              <w:t xml:space="preserve"> – полученный массив записать в соответствующую таблицу.</w:t>
            </w:r>
          </w:p>
          <w:p w14:paraId="5BA3B057" w14:textId="55A0C158" w:rsidR="006840B1" w:rsidRPr="006840B1" w:rsidRDefault="006840B1" w:rsidP="006840B1">
            <w:pPr>
              <w:numPr>
                <w:ilvl w:val="0"/>
                <w:numId w:val="12"/>
              </w:numPr>
              <w:tabs>
                <w:tab w:val="left" w:pos="142"/>
                <w:tab w:val="left" w:pos="56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proofErr w:type="spellStart"/>
            <w:r w:rsidRPr="006840B1">
              <w:rPr>
                <w:rFonts w:eastAsia="Times New Roman" w:cstheme="minorHAnsi"/>
              </w:rPr>
              <w:t>Аpi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kbk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tax</w:t>
            </w:r>
            <w:proofErr w:type="spellEnd"/>
            <w:r w:rsidRPr="006840B1">
              <w:rPr>
                <w:rFonts w:eastAsia="Times New Roman" w:cstheme="minorHAnsi"/>
              </w:rPr>
              <w:t xml:space="preserve"> </w:t>
            </w:r>
            <w:proofErr w:type="spellStart"/>
            <w:r w:rsidRPr="006840B1">
              <w:rPr>
                <w:rFonts w:eastAsia="Times New Roman" w:cstheme="minorHAnsi"/>
              </w:rPr>
              <w:t>deduction</w:t>
            </w:r>
            <w:proofErr w:type="spellEnd"/>
            <w:r w:rsidRPr="006840B1">
              <w:rPr>
                <w:rFonts w:eastAsia="Times New Roman" w:cstheme="minorHAnsi"/>
              </w:rPr>
              <w:t xml:space="preserve"> – если в ответ получили пустоту, то БЭК КК отдает </w:t>
            </w:r>
            <w:proofErr w:type="spellStart"/>
            <w:r w:rsidRPr="006840B1">
              <w:rPr>
                <w:rFonts w:eastAsia="Times New Roman" w:cstheme="minorHAnsi"/>
              </w:rPr>
              <w:t>ФРОНТу</w:t>
            </w:r>
            <w:proofErr w:type="spellEnd"/>
            <w:r w:rsidRPr="006840B1">
              <w:rPr>
                <w:rFonts w:eastAsia="Times New Roman" w:cstheme="minorHAnsi"/>
              </w:rPr>
              <w:t xml:space="preserve"> уведомление «</w:t>
            </w:r>
            <w:r w:rsidRPr="006840B1">
              <w:rPr>
                <w:rFonts w:eastAsia="Times New Roman" w:cstheme="minorHAnsi"/>
                <w:i/>
              </w:rPr>
              <w:t>Упс, не удалось рассчитать доходы Клиента, загрузите соответствующие документы</w:t>
            </w:r>
            <w:r w:rsidRPr="006840B1">
              <w:rPr>
                <w:rFonts w:eastAsia="Times New Roman" w:cstheme="minorHAnsi"/>
              </w:rPr>
              <w:t>». Статус заявки переводить в статус «Подтвердить доходы»</w:t>
            </w:r>
            <w:r w:rsidRPr="006840B1">
              <w:rPr>
                <w:rFonts w:eastAsia="Times New Roman" w:cstheme="minorHAnsi"/>
                <w:i/>
              </w:rPr>
              <w:t xml:space="preserve">. </w:t>
            </w:r>
            <w:r w:rsidRPr="006840B1">
              <w:rPr>
                <w:rFonts w:eastAsia="Times New Roman" w:cstheme="minorHAnsi"/>
              </w:rPr>
              <w:t>В КК отобразить блок для заполнения доходов – сумма дохода в месяц, обязательная загрузка подтверждающе</w:t>
            </w:r>
            <w:r w:rsidR="003B03CE">
              <w:rPr>
                <w:rFonts w:eastAsia="Times New Roman" w:cstheme="minorHAnsi"/>
              </w:rPr>
              <w:t>го документа (</w:t>
            </w:r>
            <w:commentRangeStart w:id="34"/>
            <w:r w:rsidR="003B03CE">
              <w:rPr>
                <w:rFonts w:eastAsia="Times New Roman" w:cstheme="minorHAnsi"/>
              </w:rPr>
              <w:t>формы деклараций</w:t>
            </w:r>
            <w:commentRangeEnd w:id="34"/>
            <w:r w:rsidR="003B03CE">
              <w:rPr>
                <w:rStyle w:val="a4"/>
                <w:rFonts w:ascii="Times New Roman" w:eastAsia="Times New Roman" w:hAnsi="Times New Roman" w:cs="Times New Roman"/>
                <w:lang w:eastAsia="ru-RU"/>
              </w:rPr>
              <w:commentReference w:id="34"/>
            </w:r>
            <w:r w:rsidR="003B03CE">
              <w:rPr>
                <w:rFonts w:eastAsia="Times New Roman" w:cstheme="minorHAnsi"/>
              </w:rPr>
              <w:t>)</w:t>
            </w:r>
          </w:p>
          <w:p w14:paraId="31B0D804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4" w:right="164"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По итогу успешности анализа БЭК КК формирует запрос и отправляет в </w:t>
            </w:r>
            <w:r w:rsidRPr="006840B1">
              <w:rPr>
                <w:rFonts w:eastAsia="Times New Roman" w:cstheme="minorHAnsi"/>
                <w:lang w:val="en-US"/>
              </w:rPr>
              <w:t>DM</w:t>
            </w:r>
            <w:r w:rsidRPr="006840B1">
              <w:rPr>
                <w:rFonts w:eastAsia="Times New Roman" w:cstheme="minorHAnsi"/>
              </w:rPr>
              <w:t xml:space="preserve"> (шаг «с»)</w:t>
            </w:r>
          </w:p>
          <w:p w14:paraId="685BE632" w14:textId="77777777" w:rsidR="006840B1" w:rsidRPr="006840B1" w:rsidRDefault="006840B1" w:rsidP="006840B1">
            <w:pPr>
              <w:tabs>
                <w:tab w:val="left" w:pos="142"/>
                <w:tab w:val="left" w:pos="457"/>
              </w:tabs>
              <w:spacing w:after="0"/>
              <w:ind w:right="164"/>
              <w:jc w:val="both"/>
              <w:rPr>
                <w:rFonts w:eastAsia="Times New Roman" w:cstheme="minorHAnsi"/>
                <w:b/>
              </w:rPr>
            </w:pPr>
          </w:p>
          <w:p w14:paraId="289AF6B7" w14:textId="77777777" w:rsidR="006840B1" w:rsidRPr="006840B1" w:rsidRDefault="006840B1" w:rsidP="006840B1">
            <w:pPr>
              <w:numPr>
                <w:ilvl w:val="0"/>
                <w:numId w:val="19"/>
              </w:numPr>
              <w:tabs>
                <w:tab w:val="left" w:pos="142"/>
                <w:tab w:val="left" w:pos="457"/>
              </w:tabs>
              <w:spacing w:after="0"/>
              <w:ind w:right="164" w:hanging="1266"/>
              <w:contextualSpacing/>
              <w:jc w:val="both"/>
              <w:rPr>
                <w:rFonts w:eastAsia="Times New Roman" w:cstheme="minorHAnsi"/>
                <w:b/>
                <w:lang w:val="en-US"/>
              </w:rPr>
            </w:pPr>
            <w:r w:rsidRPr="006840B1">
              <w:rPr>
                <w:rFonts w:eastAsia="Times New Roman" w:cstheme="minorHAnsi"/>
                <w:b/>
              </w:rPr>
              <w:t xml:space="preserve">Рассмотрение заявки </w:t>
            </w:r>
          </w:p>
          <w:p w14:paraId="5BF78932" w14:textId="77777777" w:rsidR="006840B1" w:rsidRPr="006840B1" w:rsidRDefault="006840B1" w:rsidP="006840B1">
            <w:pPr>
              <w:tabs>
                <w:tab w:val="left" w:pos="142"/>
                <w:tab w:val="left" w:pos="45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</w:rPr>
              <w:t xml:space="preserve">Анализ </w:t>
            </w:r>
            <w:r w:rsidRPr="006840B1">
              <w:rPr>
                <w:rFonts w:eastAsia="Times New Roman" w:cstheme="minorHAnsi"/>
                <w:b/>
                <w:lang w:val="en-US"/>
              </w:rPr>
              <w:t>DM</w:t>
            </w:r>
            <w:r w:rsidRPr="006840B1">
              <w:rPr>
                <w:rFonts w:eastAsia="Times New Roman" w:cstheme="minorHAnsi"/>
              </w:rPr>
              <w:t>. В случае если:</w:t>
            </w:r>
          </w:p>
          <w:p w14:paraId="42571E47" w14:textId="77777777" w:rsidR="006840B1" w:rsidRPr="006840B1" w:rsidRDefault="006840B1" w:rsidP="006840B1">
            <w:pPr>
              <w:numPr>
                <w:ilvl w:val="0"/>
                <w:numId w:val="14"/>
              </w:numPr>
              <w:tabs>
                <w:tab w:val="left" w:pos="142"/>
                <w:tab w:val="left" w:pos="45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решение отрицательное – </w:t>
            </w:r>
            <w:r w:rsidRPr="006840B1">
              <w:rPr>
                <w:rFonts w:eastAsia="Times New Roman" w:cstheme="minorHAnsi"/>
                <w:lang w:val="en-US"/>
              </w:rPr>
              <w:t>DM</w:t>
            </w:r>
            <w:r w:rsidRPr="006840B1">
              <w:rPr>
                <w:rFonts w:eastAsia="Times New Roman" w:cstheme="minorHAnsi"/>
              </w:rPr>
              <w:t xml:space="preserve"> отдает ответ в БЭК КК, после чего КК инициирует отправку смс-отказа на мобильный номер телефона Клиента с текстом «</w:t>
            </w:r>
            <w:r w:rsidRPr="006840B1">
              <w:rPr>
                <w:rFonts w:eastAsia="Times New Roman" w:cstheme="minorHAnsi"/>
                <w:i/>
              </w:rPr>
              <w:t xml:space="preserve">Уважаемый Клиент, к сожалению, Вам отказано в кредитовании». </w:t>
            </w:r>
            <w:r w:rsidRPr="006840B1">
              <w:rPr>
                <w:rFonts w:eastAsia="Times New Roman" w:cstheme="minorHAnsi"/>
              </w:rPr>
              <w:t>КК сохраняет решение и переводит статус заявки в «Отказано банком»</w:t>
            </w:r>
          </w:p>
          <w:p w14:paraId="23315ED7" w14:textId="77777777" w:rsidR="006840B1" w:rsidRPr="006840B1" w:rsidRDefault="006840B1" w:rsidP="006840B1">
            <w:pPr>
              <w:numPr>
                <w:ilvl w:val="0"/>
                <w:numId w:val="14"/>
              </w:numPr>
              <w:tabs>
                <w:tab w:val="left" w:pos="142"/>
                <w:tab w:val="left" w:pos="457"/>
              </w:tabs>
              <w:spacing w:after="0"/>
              <w:ind w:left="457" w:right="164" w:hanging="283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решение положительное – </w:t>
            </w:r>
            <w:r w:rsidRPr="006840B1">
              <w:rPr>
                <w:rFonts w:eastAsia="Times New Roman" w:cstheme="minorHAnsi"/>
                <w:lang w:val="en-US"/>
              </w:rPr>
              <w:t>DM</w:t>
            </w:r>
            <w:r w:rsidRPr="006840B1">
              <w:rPr>
                <w:rFonts w:eastAsia="Times New Roman" w:cstheme="minorHAnsi"/>
              </w:rPr>
              <w:t xml:space="preserve"> отдает ответ в БЭК КК, после чего КК инициирует отправку смс-одобрения на мобильный номер телефона Клиента с текстом «</w:t>
            </w:r>
            <w:r w:rsidRPr="006840B1">
              <w:rPr>
                <w:rFonts w:eastAsia="Times New Roman" w:cstheme="minorHAnsi"/>
                <w:i/>
              </w:rPr>
              <w:t xml:space="preserve">Уважаемый Клиент, Вам одобрен кредит в </w:t>
            </w:r>
            <w:r w:rsidRPr="006840B1">
              <w:rPr>
                <w:rFonts w:eastAsia="Times New Roman" w:cstheme="minorHAnsi"/>
                <w:i/>
                <w:lang w:val="en-US"/>
              </w:rPr>
              <w:t>Bank</w:t>
            </w:r>
            <w:r w:rsidRPr="006840B1">
              <w:rPr>
                <w:rFonts w:eastAsia="Times New Roman" w:cstheme="minorHAnsi"/>
                <w:i/>
              </w:rPr>
              <w:t xml:space="preserve"> </w:t>
            </w:r>
            <w:r w:rsidRPr="006840B1">
              <w:rPr>
                <w:rFonts w:eastAsia="Times New Roman" w:cstheme="minorHAnsi"/>
                <w:i/>
                <w:lang w:val="en-US"/>
              </w:rPr>
              <w:t>RBK</w:t>
            </w:r>
            <w:r w:rsidRPr="006840B1">
              <w:rPr>
                <w:rFonts w:eastAsia="Times New Roman" w:cstheme="minorHAnsi"/>
                <w:i/>
              </w:rPr>
              <w:t xml:space="preserve">». </w:t>
            </w:r>
            <w:r w:rsidRPr="006840B1">
              <w:rPr>
                <w:rFonts w:eastAsia="Times New Roman" w:cstheme="minorHAnsi"/>
              </w:rPr>
              <w:t>Статус заявки «Подписание ДБЗ». Далее шаг «</w:t>
            </w:r>
            <w:r w:rsidRPr="006840B1">
              <w:rPr>
                <w:rFonts w:eastAsia="Times New Roman" w:cstheme="minorHAnsi"/>
                <w:lang w:val="en-US"/>
              </w:rPr>
              <w:t>d</w:t>
            </w:r>
            <w:r w:rsidRPr="006840B1">
              <w:rPr>
                <w:rFonts w:eastAsia="Times New Roman" w:cstheme="minorHAnsi"/>
              </w:rPr>
              <w:t>»</w:t>
            </w:r>
          </w:p>
          <w:p w14:paraId="381017CD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* Положительное решение действительно 30 календарных дней. По истечению 30 дней, если Клиент не завершил процесс, решение аннулируется. Статус заявки в КК переходит на «Отказано Банком».</w:t>
            </w:r>
          </w:p>
          <w:p w14:paraId="5C6DE811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7F6CB0C9" w14:textId="77777777" w:rsidR="006840B1" w:rsidRPr="006840B1" w:rsidRDefault="006840B1" w:rsidP="00367BF8">
            <w:pPr>
              <w:numPr>
                <w:ilvl w:val="0"/>
                <w:numId w:val="19"/>
              </w:numPr>
              <w:tabs>
                <w:tab w:val="left" w:pos="142"/>
                <w:tab w:val="left" w:pos="174"/>
                <w:tab w:val="left" w:pos="45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  <w:lang w:val="en-US"/>
              </w:rPr>
            </w:pPr>
            <w:r w:rsidRPr="006840B1">
              <w:rPr>
                <w:rFonts w:eastAsia="Times New Roman" w:cstheme="minorHAnsi"/>
                <w:b/>
              </w:rPr>
              <w:t>Выбор условий</w:t>
            </w:r>
          </w:p>
          <w:p w14:paraId="07C6FC58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КМ озвучивает Клиенту, выбирает условие, выбирает счет и кликает «Далее»</w:t>
            </w:r>
          </w:p>
          <w:p w14:paraId="77CB700A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5296390D" w14:textId="77777777" w:rsidR="006840B1" w:rsidRPr="006840B1" w:rsidRDefault="006840B1" w:rsidP="00367BF8">
            <w:pPr>
              <w:numPr>
                <w:ilvl w:val="0"/>
                <w:numId w:val="19"/>
              </w:numPr>
              <w:tabs>
                <w:tab w:val="left" w:pos="142"/>
                <w:tab w:val="left" w:pos="174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  <w:lang w:val="en-US"/>
              </w:rPr>
            </w:pPr>
            <w:r w:rsidRPr="006840B1">
              <w:rPr>
                <w:rFonts w:eastAsia="Times New Roman" w:cstheme="minorHAnsi"/>
                <w:b/>
              </w:rPr>
              <w:t>Формирование проводок, шаблонов</w:t>
            </w:r>
          </w:p>
          <w:p w14:paraId="681786A8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right="164" w:firstLine="174"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БЭК КК инициирует формирование проводок в ИБСО</w:t>
            </w:r>
          </w:p>
          <w:p w14:paraId="6995BA30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right="164" w:firstLine="174"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БЭК КК автозаполняет ДБЗ (если выбрана опция «с ГП», то еще формирует </w:t>
            </w:r>
            <w:proofErr w:type="spellStart"/>
            <w:proofErr w:type="gramStart"/>
            <w:r w:rsidRPr="006840B1">
              <w:rPr>
                <w:rFonts w:eastAsia="Times New Roman" w:cstheme="minorHAnsi"/>
              </w:rPr>
              <w:t>доп.шаблон</w:t>
            </w:r>
            <w:proofErr w:type="spellEnd"/>
            <w:proofErr w:type="gramEnd"/>
            <w:r w:rsidRPr="006840B1">
              <w:rPr>
                <w:rFonts w:eastAsia="Times New Roman" w:cstheme="minorHAnsi"/>
              </w:rPr>
              <w:t xml:space="preserve"> с Заявлением) и отдает документ во ФРОНТ КК на скачивание</w:t>
            </w:r>
          </w:p>
          <w:p w14:paraId="3014B781" w14:textId="77777777" w:rsidR="006840B1" w:rsidRPr="006840B1" w:rsidRDefault="006840B1" w:rsidP="006840B1">
            <w:pPr>
              <w:tabs>
                <w:tab w:val="left" w:pos="142"/>
                <w:tab w:val="left" w:pos="174"/>
              </w:tabs>
              <w:spacing w:after="0"/>
              <w:ind w:right="164"/>
              <w:jc w:val="both"/>
              <w:rPr>
                <w:rFonts w:eastAsia="Times New Roman" w:cstheme="minorHAnsi"/>
              </w:rPr>
            </w:pPr>
          </w:p>
          <w:p w14:paraId="25D09134" w14:textId="77777777" w:rsidR="006840B1" w:rsidRPr="006840B1" w:rsidRDefault="006840B1" w:rsidP="00367BF8">
            <w:pPr>
              <w:numPr>
                <w:ilvl w:val="0"/>
                <w:numId w:val="19"/>
              </w:numPr>
              <w:tabs>
                <w:tab w:val="left" w:pos="142"/>
                <w:tab w:val="left" w:pos="174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  <w:b/>
                <w:lang w:val="en-US"/>
              </w:rPr>
            </w:pPr>
            <w:r w:rsidRPr="006840B1">
              <w:rPr>
                <w:rFonts w:eastAsia="Times New Roman" w:cstheme="minorHAnsi"/>
                <w:b/>
              </w:rPr>
              <w:t>Подписание ДБЗ</w:t>
            </w:r>
          </w:p>
          <w:p w14:paraId="4D5F3A5A" w14:textId="735266F1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КМ переходит во вкладку «Электронное досье», скачивает ДБЗ нажатием на кнопку «Скачать», документ скачивается в формате .</w:t>
            </w:r>
            <w:r w:rsidRPr="006840B1">
              <w:rPr>
                <w:rFonts w:eastAsia="Times New Roman" w:cstheme="minorHAnsi"/>
                <w:lang w:val="en-US"/>
              </w:rPr>
              <w:t>doc</w:t>
            </w:r>
            <w:r w:rsidRPr="006840B1">
              <w:rPr>
                <w:rFonts w:eastAsia="Times New Roman" w:cstheme="minorHAnsi"/>
              </w:rPr>
              <w:t xml:space="preserve">. КМ распечатывает ДБЗ (*Заявление), подписывает с Клиентом, сканирует, сохраняет на Рабочий стол (папку?), вкладывает в КК нажав на кнопку «Загрузить» </w:t>
            </w:r>
            <w:ins w:id="35" w:author="Таласова Эльмира Алибекқызы" w:date="2023-05-25T17:35:00Z">
              <w:r w:rsidR="00A20EF1">
                <w:rPr>
                  <w:rFonts w:eastAsia="Times New Roman" w:cstheme="minorHAnsi"/>
                </w:rPr>
                <w:t xml:space="preserve">(БЭК КК </w:t>
              </w:r>
              <w:r w:rsidR="00A20EF1" w:rsidRPr="006840B1">
                <w:rPr>
                  <w:rFonts w:eastAsia="Times New Roman" w:cstheme="minorHAnsi"/>
                </w:rPr>
                <w:t xml:space="preserve">сохраняет </w:t>
              </w:r>
              <w:r w:rsidR="00A20EF1">
                <w:rPr>
                  <w:rFonts w:eastAsia="Times New Roman" w:cstheme="minorHAnsi"/>
                </w:rPr>
                <w:t xml:space="preserve">их </w:t>
              </w:r>
              <w:r w:rsidR="00A20EF1" w:rsidRPr="006840B1">
                <w:rPr>
                  <w:rFonts w:eastAsia="Times New Roman" w:cstheme="minorHAnsi"/>
                </w:rPr>
                <w:t>в хранилище (</w:t>
              </w:r>
              <w:r w:rsidR="00A20EF1" w:rsidRPr="006840B1">
                <w:rPr>
                  <w:rFonts w:eastAsia="Times New Roman" w:cstheme="minorHAnsi"/>
                  <w:lang w:val="en-US"/>
                </w:rPr>
                <w:t>FileNet</w:t>
              </w:r>
              <w:r w:rsidR="00A20EF1" w:rsidRPr="006840B1">
                <w:rPr>
                  <w:rFonts w:eastAsia="Times New Roman" w:cstheme="minorHAnsi"/>
                </w:rPr>
                <w:t>?)</w:t>
              </w:r>
              <w:r w:rsidR="00A20EF1">
                <w:rPr>
                  <w:rFonts w:eastAsia="Times New Roman" w:cstheme="minorHAnsi"/>
                </w:rPr>
                <w:t xml:space="preserve">) </w:t>
              </w:r>
            </w:ins>
            <w:r w:rsidRPr="006840B1">
              <w:rPr>
                <w:rFonts w:eastAsia="Times New Roman" w:cstheme="minorHAnsi"/>
              </w:rPr>
              <w:t>и далее в зависимости было выбрано условие с ГП или нет:</w:t>
            </w:r>
          </w:p>
          <w:p w14:paraId="594E6CF4" w14:textId="77777777" w:rsidR="006840B1" w:rsidRPr="006840B1" w:rsidRDefault="006840B1" w:rsidP="00367BF8">
            <w:pPr>
              <w:numPr>
                <w:ilvl w:val="0"/>
                <w:numId w:val="23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>ГП не выбран – КК отображает кнопку «Отправить на акцепт», КМ кликает ее, и заявка отправляется на акцепт руководителю</w:t>
            </w:r>
          </w:p>
          <w:p w14:paraId="30B6B9D0" w14:textId="77777777" w:rsidR="006840B1" w:rsidRPr="006840B1" w:rsidRDefault="006840B1" w:rsidP="00367BF8">
            <w:pPr>
              <w:numPr>
                <w:ilvl w:val="0"/>
                <w:numId w:val="23"/>
              </w:numPr>
              <w:tabs>
                <w:tab w:val="left" w:pos="142"/>
                <w:tab w:val="left" w:pos="567"/>
              </w:tabs>
              <w:spacing w:after="0"/>
              <w:ind w:left="174" w:right="164" w:firstLine="0"/>
              <w:contextualSpacing/>
              <w:jc w:val="both"/>
              <w:rPr>
                <w:rFonts w:eastAsia="Times New Roman" w:cstheme="minorHAnsi"/>
              </w:rPr>
            </w:pPr>
            <w:r w:rsidRPr="006840B1">
              <w:rPr>
                <w:rFonts w:eastAsia="Times New Roman" w:cstheme="minorHAnsi"/>
              </w:rPr>
              <w:t xml:space="preserve">ГП выбран – ФРОНТ КК отображает уведомление «Необходимо заполнить поля по государственной поддержке» и подсвечивает блок. Пока поля не заполнены кнопка «Отправить на акцепт» на активна. КМ авторизуется в </w:t>
            </w:r>
            <w:r w:rsidRPr="006840B1">
              <w:rPr>
                <w:rFonts w:eastAsia="Times New Roman" w:cstheme="minorHAnsi"/>
                <w:lang w:val="en-US"/>
              </w:rPr>
              <w:t>Doculite</w:t>
            </w:r>
            <w:r w:rsidRPr="006840B1">
              <w:rPr>
                <w:rFonts w:eastAsia="Times New Roman" w:cstheme="minorHAnsi"/>
              </w:rPr>
              <w:t xml:space="preserve">, загружает ДБЗ и Заявление и отправляет на рассмотрение Фонду. Фонд предоставляет ответ в течении 1 </w:t>
            </w:r>
            <w:proofErr w:type="spellStart"/>
            <w:proofErr w:type="gramStart"/>
            <w:r w:rsidRPr="006840B1">
              <w:rPr>
                <w:rFonts w:eastAsia="Times New Roman" w:cstheme="minorHAnsi"/>
              </w:rPr>
              <w:t>раб.дня</w:t>
            </w:r>
            <w:proofErr w:type="spellEnd"/>
            <w:proofErr w:type="gramEnd"/>
            <w:r w:rsidRPr="006840B1">
              <w:rPr>
                <w:rFonts w:eastAsia="Times New Roman" w:cstheme="minorHAnsi"/>
              </w:rPr>
              <w:t>. после получения ответа, КМ находит заявку клиента в КК, вписывает полученную информацию во вкладке, после чего активируется кнопка «Отправить на акцепт», КМ ее кликает и заявка уходит на акцепт руководителю.</w:t>
            </w:r>
          </w:p>
          <w:p w14:paraId="6D032CFD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74" w:right="164"/>
              <w:contextualSpacing/>
              <w:jc w:val="both"/>
              <w:rPr>
                <w:rFonts w:eastAsia="Times New Roman" w:cstheme="minorHAnsi"/>
              </w:rPr>
            </w:pPr>
          </w:p>
          <w:p w14:paraId="2DE1CA3E" w14:textId="77777777" w:rsidR="006840B1" w:rsidRPr="006840B1" w:rsidRDefault="006840B1" w:rsidP="006840B1">
            <w:pPr>
              <w:numPr>
                <w:ilvl w:val="0"/>
                <w:numId w:val="19"/>
              </w:numPr>
              <w:tabs>
                <w:tab w:val="left" w:pos="142"/>
                <w:tab w:val="left" w:pos="567"/>
              </w:tabs>
              <w:spacing w:after="0"/>
              <w:ind w:right="164" w:hanging="1266"/>
              <w:contextualSpacing/>
              <w:jc w:val="both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>Акцепт заявки</w:t>
            </w:r>
          </w:p>
          <w:p w14:paraId="4A186864" w14:textId="77777777" w:rsidR="006840B1" w:rsidRPr="006840B1" w:rsidRDefault="006840B1" w:rsidP="006840B1">
            <w:pPr>
              <w:tabs>
                <w:tab w:val="left" w:pos="142"/>
                <w:tab w:val="left" w:pos="457"/>
              </w:tabs>
              <w:spacing w:after="0"/>
              <w:ind w:left="174" w:right="164"/>
              <w:contextualSpacing/>
              <w:jc w:val="both"/>
            </w:pPr>
            <w:r w:rsidRPr="006840B1">
              <w:t>Руководитель заходит в КК, находит Клиента по ИИН/БИН, проверяет данные и ставит акцепт (кнопка «Акцептовать)», либо есть возможность вернуть на доработку (кнопка «На доработку»), для этого необходимо прописать комментарий (причина возврата на доработку).</w:t>
            </w:r>
          </w:p>
          <w:p w14:paraId="2569A330" w14:textId="77777777" w:rsidR="006840B1" w:rsidRPr="006840B1" w:rsidRDefault="006840B1" w:rsidP="006840B1">
            <w:pPr>
              <w:tabs>
                <w:tab w:val="left" w:pos="142"/>
                <w:tab w:val="left" w:pos="457"/>
              </w:tabs>
              <w:spacing w:after="0"/>
              <w:ind w:left="174" w:right="164"/>
              <w:jc w:val="both"/>
              <w:rPr>
                <w:rFonts w:eastAsia="Times New Roman" w:cstheme="minorHAnsi"/>
              </w:rPr>
            </w:pPr>
            <w:r w:rsidRPr="006840B1">
              <w:t>В случае акцепта заявки, КК отправляет запрос в ИБСО на акцепт проводок и зачисление средств на счет.</w:t>
            </w:r>
          </w:p>
        </w:tc>
      </w:tr>
    </w:tbl>
    <w:p w14:paraId="650A324F" w14:textId="77777777" w:rsidR="006840B1" w:rsidRPr="006840B1" w:rsidRDefault="006840B1" w:rsidP="006840B1"/>
    <w:p w14:paraId="5338E806" w14:textId="77777777" w:rsidR="006840B1" w:rsidRPr="006840B1" w:rsidRDefault="006840B1" w:rsidP="006840B1">
      <w:pPr>
        <w:keepNext/>
        <w:numPr>
          <w:ilvl w:val="1"/>
          <w:numId w:val="1"/>
        </w:numPr>
        <w:tabs>
          <w:tab w:val="left" w:pos="142"/>
          <w:tab w:val="left" w:pos="567"/>
          <w:tab w:val="left" w:pos="675"/>
          <w:tab w:val="left" w:pos="1380"/>
        </w:tabs>
        <w:spacing w:after="120" w:line="240" w:lineRule="auto"/>
        <w:ind w:left="142"/>
        <w:jc w:val="center"/>
        <w:outlineLvl w:val="3"/>
        <w:rPr>
          <w:rFonts w:eastAsiaTheme="majorEastAsia" w:cstheme="minorHAnsi"/>
          <w:i/>
          <w:iCs/>
          <w:color w:val="1F4E79"/>
        </w:rPr>
      </w:pPr>
      <w:r w:rsidRPr="006840B1">
        <w:rPr>
          <w:rFonts w:eastAsia="Times New Roman" w:cstheme="minorHAnsi"/>
          <w:i/>
          <w:iCs/>
          <w:snapToGrid w:val="0"/>
          <w:color w:val="1F4E79"/>
        </w:rPr>
        <w:t>ЗАПРАШИВАНЕМЫЕ ИЗМЕНЕНИЯ</w:t>
      </w:r>
    </w:p>
    <w:tbl>
      <w:tblPr>
        <w:tblW w:w="1034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28" w:type="dxa"/>
          <w:left w:w="113" w:type="dxa"/>
          <w:bottom w:w="28" w:type="dxa"/>
          <w:right w:w="113" w:type="dxa"/>
        </w:tblCellMar>
        <w:tblLook w:val="01E0" w:firstRow="1" w:lastRow="1" w:firstColumn="1" w:lastColumn="1" w:noHBand="0" w:noVBand="0"/>
      </w:tblPr>
      <w:tblGrid>
        <w:gridCol w:w="7366"/>
        <w:gridCol w:w="2977"/>
      </w:tblGrid>
      <w:tr w:rsidR="006840B1" w:rsidRPr="006840B1" w14:paraId="4A6BB4CB" w14:textId="77777777" w:rsidTr="00E92520">
        <w:trPr>
          <w:trHeight w:val="32"/>
        </w:trPr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492A1A87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eastAsia="Times New Roman" w:cstheme="minorHAnsi"/>
                <w:b/>
              </w:rPr>
            </w:pPr>
            <w:r w:rsidRPr="006840B1">
              <w:rPr>
                <w:rFonts w:eastAsia="Times New Roman" w:cstheme="minorHAnsi"/>
                <w:b/>
              </w:rPr>
              <w:t xml:space="preserve">* Процессы, которые будут затронуты запрашиваемыми изменениями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48798B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  <w:b/>
              </w:rPr>
            </w:pPr>
          </w:p>
        </w:tc>
      </w:tr>
      <w:tr w:rsidR="006840B1" w:rsidRPr="006840B1" w14:paraId="0A399B87" w14:textId="77777777" w:rsidTr="00E92520">
        <w:trPr>
          <w:trHeight w:val="32"/>
        </w:trPr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103ADC9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eastAsia="Times New Roman" w:cstheme="minorHAnsi"/>
                <w:b/>
                <w:color w:val="000000"/>
              </w:rPr>
            </w:pPr>
            <w:r w:rsidRPr="006840B1">
              <w:rPr>
                <w:rFonts w:eastAsia="Times New Roman" w:cstheme="minorHAnsi"/>
                <w:b/>
                <w:color w:val="000000"/>
              </w:rPr>
              <w:t xml:space="preserve">* Системы, которые будут </w:t>
            </w:r>
            <w:r w:rsidRPr="006840B1">
              <w:rPr>
                <w:rFonts w:eastAsia="Times New Roman" w:cstheme="minorHAnsi"/>
                <w:b/>
              </w:rPr>
              <w:t>затронуты запрашиваемыми изменениями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2EA9EC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  <w:color w:val="000000"/>
              </w:rPr>
            </w:pPr>
          </w:p>
        </w:tc>
      </w:tr>
      <w:tr w:rsidR="006840B1" w:rsidRPr="006840B1" w14:paraId="0E7C38D3" w14:textId="77777777" w:rsidTr="00E92520">
        <w:trPr>
          <w:trHeight w:val="51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F1046E2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  <w:b/>
                <w:i/>
                <w:color w:val="000000"/>
              </w:rPr>
            </w:pPr>
            <w:r w:rsidRPr="006840B1">
              <w:rPr>
                <w:rFonts w:eastAsia="Times New Roman" w:cstheme="minorHAnsi"/>
                <w:b/>
                <w:color w:val="000000"/>
              </w:rPr>
              <w:t xml:space="preserve">Детали запрашиваемых изменений </w:t>
            </w:r>
          </w:p>
        </w:tc>
      </w:tr>
      <w:tr w:rsidR="006840B1" w:rsidRPr="006840B1" w14:paraId="6E70808B" w14:textId="77777777" w:rsidTr="00E92520">
        <w:trPr>
          <w:trHeight w:val="55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9CBFA2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right="164"/>
              <w:jc w:val="both"/>
              <w:rPr>
                <w:rFonts w:cstheme="minorHAnsi"/>
                <w:color w:val="FF0000"/>
              </w:rPr>
            </w:pPr>
          </w:p>
        </w:tc>
      </w:tr>
      <w:tr w:rsidR="006840B1" w:rsidRPr="006840B1" w14:paraId="3BE74070" w14:textId="77777777" w:rsidTr="00E92520"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D003467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  <w:b/>
                <w:i/>
                <w:color w:val="000000"/>
              </w:rPr>
            </w:pPr>
            <w:r w:rsidRPr="006840B1">
              <w:rPr>
                <w:rFonts w:eastAsia="Times New Roman" w:cstheme="minorHAnsi"/>
                <w:b/>
                <w:color w:val="000000"/>
              </w:rPr>
              <w:t>Описание запрашиваемых изменений</w:t>
            </w:r>
            <w:r w:rsidRPr="006840B1">
              <w:rPr>
                <w:rFonts w:eastAsia="Times New Roman" w:cstheme="minorHAnsi"/>
                <w:color w:val="000000"/>
              </w:rPr>
              <w:t xml:space="preserve">: </w:t>
            </w:r>
          </w:p>
        </w:tc>
      </w:tr>
      <w:tr w:rsidR="006840B1" w:rsidRPr="006840B1" w14:paraId="5F6B9393" w14:textId="77777777" w:rsidTr="00E92520">
        <w:trPr>
          <w:trHeight w:val="480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9FED9E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  <w:i/>
                <w:color w:val="000000"/>
              </w:rPr>
            </w:pPr>
            <w:r w:rsidRPr="006840B1">
              <w:rPr>
                <w:rFonts w:eastAsia="Times New Roman" w:cstheme="minorHAnsi"/>
                <w:i/>
                <w:color w:val="000000"/>
              </w:rPr>
              <w:t>[Включите все изменения которые должны быть включены в запрос на разработку или доработку программного обеспечения]</w:t>
            </w:r>
          </w:p>
        </w:tc>
      </w:tr>
      <w:tr w:rsidR="006840B1" w:rsidRPr="006840B1" w14:paraId="28A97E3F" w14:textId="77777777" w:rsidTr="00E92520">
        <w:trPr>
          <w:trHeight w:val="32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D094BB0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eastAsia="Times New Roman" w:cstheme="minorHAnsi"/>
                <w:i/>
                <w:color w:val="000000"/>
              </w:rPr>
            </w:pPr>
            <w:r w:rsidRPr="006840B1">
              <w:rPr>
                <w:rFonts w:eastAsia="Times New Roman" w:cstheme="minorHAnsi"/>
                <w:b/>
                <w:color w:val="000000"/>
              </w:rPr>
              <w:t>Функциональные требования</w:t>
            </w:r>
          </w:p>
        </w:tc>
      </w:tr>
      <w:tr w:rsidR="006840B1" w:rsidRPr="006840B1" w14:paraId="529C7E23" w14:textId="77777777" w:rsidTr="00E92520">
        <w:trPr>
          <w:trHeight w:val="93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5D1287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eastAsia="Times New Roman" w:cstheme="minorHAnsi"/>
                <w:i/>
                <w:color w:val="000000"/>
              </w:rPr>
            </w:pPr>
          </w:p>
        </w:tc>
      </w:tr>
      <w:tr w:rsidR="006840B1" w:rsidRPr="006840B1" w14:paraId="0A85641A" w14:textId="77777777" w:rsidTr="00E92520">
        <w:trPr>
          <w:trHeight w:val="32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9FEE4A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b/>
              </w:rPr>
            </w:pPr>
            <w:r w:rsidRPr="006840B1">
              <w:rPr>
                <w:rFonts w:cstheme="minorHAnsi"/>
                <w:b/>
              </w:rPr>
              <w:t>Не функциональные требования</w:t>
            </w:r>
          </w:p>
        </w:tc>
      </w:tr>
      <w:tr w:rsidR="006840B1" w:rsidRPr="006840B1" w14:paraId="42CF4EF4" w14:textId="77777777" w:rsidTr="00E92520">
        <w:trPr>
          <w:trHeight w:val="32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5DFD68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</w:rPr>
            </w:pPr>
          </w:p>
        </w:tc>
      </w:tr>
      <w:tr w:rsidR="006840B1" w:rsidRPr="006840B1" w14:paraId="073428D2" w14:textId="77777777" w:rsidTr="00E92520">
        <w:trPr>
          <w:trHeight w:val="310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614CE1E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/>
              <w:ind w:left="142"/>
              <w:rPr>
                <w:rFonts w:cstheme="minorHAnsi"/>
                <w:b/>
              </w:rPr>
            </w:pPr>
            <w:r w:rsidRPr="006840B1">
              <w:rPr>
                <w:rFonts w:cstheme="minorHAnsi"/>
                <w:b/>
              </w:rPr>
              <w:t>Системная перспектива</w:t>
            </w:r>
          </w:p>
        </w:tc>
      </w:tr>
      <w:tr w:rsidR="006840B1" w:rsidRPr="006840B1" w14:paraId="0C971AE9" w14:textId="77777777" w:rsidTr="00E92520">
        <w:trPr>
          <w:trHeight w:val="354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0EC48C" w14:textId="77777777" w:rsidR="006840B1" w:rsidRPr="006840B1" w:rsidRDefault="006840B1" w:rsidP="006840B1">
            <w:pPr>
              <w:tabs>
                <w:tab w:val="left" w:pos="142"/>
                <w:tab w:val="left" w:pos="567"/>
              </w:tabs>
              <w:spacing w:after="0" w:line="240" w:lineRule="auto"/>
              <w:ind w:left="142"/>
              <w:rPr>
                <w:rFonts w:eastAsia="Times New Roman" w:cstheme="minorHAnsi"/>
                <w:i/>
                <w:color w:val="000000"/>
              </w:rPr>
            </w:pPr>
            <w:r w:rsidRPr="006840B1">
              <w:rPr>
                <w:rFonts w:eastAsia="Times New Roman" w:cstheme="minorHAnsi"/>
                <w:i/>
                <w:color w:val="000000"/>
              </w:rPr>
              <w:t>[Предоставьте полное описание факторов, которые могут помешать успешной реализации или ускорению проектов, в частности, факторов, связанных с соблюдением правовых и нормативных требований, существующих технических, а также бюджетных / ресурсных ограничений.]</w:t>
            </w:r>
          </w:p>
        </w:tc>
      </w:tr>
    </w:tbl>
    <w:p w14:paraId="1BF00D6D" w14:textId="77777777" w:rsidR="006840B1" w:rsidRPr="006840B1" w:rsidRDefault="006840B1" w:rsidP="006840B1">
      <w:pPr>
        <w:tabs>
          <w:tab w:val="left" w:pos="142"/>
          <w:tab w:val="left" w:pos="567"/>
        </w:tabs>
        <w:ind w:left="142"/>
        <w:rPr>
          <w:rFonts w:cstheme="minorHAnsi"/>
          <w:lang w:eastAsia="ru-RU"/>
        </w:rPr>
      </w:pPr>
    </w:p>
    <w:p w14:paraId="633FCB96" w14:textId="77777777" w:rsidR="006840B1" w:rsidRPr="006840B1" w:rsidRDefault="006840B1" w:rsidP="006840B1">
      <w:pPr>
        <w:tabs>
          <w:tab w:val="left" w:pos="142"/>
          <w:tab w:val="left" w:pos="567"/>
        </w:tabs>
        <w:ind w:left="142"/>
        <w:rPr>
          <w:rFonts w:cstheme="minorHAnsi"/>
          <w:lang w:eastAsia="ru-RU"/>
        </w:rPr>
      </w:pPr>
    </w:p>
    <w:p w14:paraId="21723427" w14:textId="77777777" w:rsidR="006840B1" w:rsidRPr="006840B1" w:rsidRDefault="006840B1" w:rsidP="006840B1">
      <w:pPr>
        <w:rPr>
          <w:rFonts w:cstheme="minorHAnsi"/>
          <w:b/>
          <w:bCs/>
          <w:color w:val="000000"/>
        </w:rPr>
      </w:pPr>
    </w:p>
    <w:p w14:paraId="35477CE8" w14:textId="77777777" w:rsidR="005F17E9" w:rsidRDefault="00A815B9"/>
    <w:sectPr w:rsidR="005F17E9" w:rsidSect="0028540D">
      <w:pgSz w:w="11906" w:h="16838"/>
      <w:pgMar w:top="568" w:right="787" w:bottom="426" w:left="912" w:header="711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Таласова Эльмира Алибекқызы" w:date="2023-05-23T11:04:00Z" w:initials="ТЭА">
    <w:p w14:paraId="4B15BCC2" w14:textId="77777777" w:rsidR="006840B1" w:rsidRDefault="006840B1" w:rsidP="006840B1">
      <w:pPr>
        <w:pStyle w:val="a5"/>
      </w:pPr>
      <w:r>
        <w:rPr>
          <w:rStyle w:val="a4"/>
        </w:rPr>
        <w:annotationRef/>
      </w:r>
      <w:r>
        <w:t>На уточнении</w:t>
      </w:r>
    </w:p>
  </w:comment>
  <w:comment w:id="4" w:author="Таласова Эльмира Алибекқызы" w:date="2023-05-24T15:57:00Z" w:initials="ТЭА">
    <w:p w14:paraId="723C11CE" w14:textId="21496126" w:rsidR="00DC4468" w:rsidRDefault="00DC4468">
      <w:pPr>
        <w:pStyle w:val="a5"/>
      </w:pPr>
      <w:r>
        <w:rPr>
          <w:rStyle w:val="a4"/>
        </w:rPr>
        <w:annotationRef/>
      </w:r>
      <w:r>
        <w:t xml:space="preserve">Есть действующий сервис? Где проходит проверка? </w:t>
      </w:r>
    </w:p>
  </w:comment>
  <w:comment w:id="6" w:author="Таласова Эльмира Алибекқызы" w:date="2023-05-18T16:22:00Z" w:initials="ТЭА">
    <w:p w14:paraId="514614F5" w14:textId="754BC231" w:rsidR="006840B1" w:rsidRPr="000C06CB" w:rsidRDefault="006840B1" w:rsidP="006840B1">
      <w:pPr>
        <w:pStyle w:val="a5"/>
      </w:pPr>
      <w:r>
        <w:rPr>
          <w:rStyle w:val="a4"/>
        </w:rPr>
        <w:annotationRef/>
      </w:r>
      <w:r>
        <w:t>Выяснить у ГП, есть ли ограничения</w:t>
      </w:r>
      <w:r w:rsidR="00DC4468">
        <w:t xml:space="preserve"> (Эля)</w:t>
      </w:r>
    </w:p>
  </w:comment>
  <w:comment w:id="7" w:author="Таласова Эльмира Алибекқызы" w:date="2023-05-17T17:12:00Z" w:initials="ТЭА">
    <w:p w14:paraId="089ED1D9" w14:textId="65AE1EDC" w:rsidR="006840B1" w:rsidRDefault="006840B1" w:rsidP="006840B1">
      <w:pPr>
        <w:pStyle w:val="a5"/>
      </w:pPr>
      <w:r>
        <w:rPr>
          <w:rStyle w:val="a4"/>
        </w:rPr>
        <w:annotationRef/>
      </w:r>
      <w:r w:rsidR="00DC4468">
        <w:t>Есть справочник кодов?</w:t>
      </w:r>
    </w:p>
  </w:comment>
  <w:comment w:id="8" w:author="Таласова Эльмира Алибекқызы" w:date="2023-05-24T15:58:00Z" w:initials="ТЭА">
    <w:p w14:paraId="3B315C13" w14:textId="72528C88" w:rsidR="00DC4468" w:rsidRDefault="00DC4468">
      <w:pPr>
        <w:pStyle w:val="a5"/>
      </w:pPr>
      <w:r>
        <w:rPr>
          <w:rStyle w:val="a4"/>
        </w:rPr>
        <w:annotationRef/>
      </w:r>
      <w:r>
        <w:t>На уточнении (Эля)</w:t>
      </w:r>
    </w:p>
  </w:comment>
  <w:comment w:id="9" w:author="Таласова Эльмира Алибекқызы" w:date="2023-05-18T10:24:00Z" w:initials="ТЭА">
    <w:p w14:paraId="21AB9BB6" w14:textId="77777777" w:rsidR="006840B1" w:rsidRDefault="006840B1" w:rsidP="006840B1">
      <w:pPr>
        <w:pStyle w:val="a5"/>
      </w:pPr>
      <w:r>
        <w:rPr>
          <w:rStyle w:val="a4"/>
        </w:rPr>
        <w:annotationRef/>
      </w:r>
      <w:r>
        <w:t>Надо расписывать детали?</w:t>
      </w:r>
    </w:p>
  </w:comment>
  <w:comment w:id="10" w:author="Таласова Эльмира Алибекқызы" w:date="2023-05-18T11:39:00Z" w:initials="ТЭА">
    <w:p w14:paraId="4F815448" w14:textId="77777777" w:rsidR="006840B1" w:rsidRDefault="006840B1" w:rsidP="006840B1">
      <w:pPr>
        <w:pStyle w:val="a5"/>
      </w:pPr>
      <w:r>
        <w:rPr>
          <w:rStyle w:val="a4"/>
        </w:rPr>
        <w:annotationRef/>
      </w:r>
      <w:r>
        <w:t>Что сделать, чтобы ему выпустить ЭЦП?</w:t>
      </w:r>
    </w:p>
  </w:comment>
  <w:comment w:id="11" w:author="Таласова Эльмира Алибекқызы" w:date="2023-05-18T12:20:00Z" w:initials="ТЭА">
    <w:p w14:paraId="2F8B2CB8" w14:textId="77777777" w:rsidR="006840B1" w:rsidRDefault="006840B1" w:rsidP="006840B1">
      <w:pPr>
        <w:pStyle w:val="a5"/>
      </w:pPr>
      <w:r>
        <w:rPr>
          <w:rStyle w:val="a4"/>
        </w:rPr>
        <w:annotationRef/>
      </w:r>
      <w:r>
        <w:rPr>
          <w:rStyle w:val="a4"/>
        </w:rPr>
        <w:annotationRef/>
      </w:r>
      <w:r>
        <w:t>Надо расписывать детали?</w:t>
      </w:r>
    </w:p>
  </w:comment>
  <w:comment w:id="12" w:author="Таласова Эльмира Алибекқызы" w:date="2023-05-24T15:59:00Z" w:initials="ТЭА">
    <w:p w14:paraId="63E63A29" w14:textId="597D6A40" w:rsidR="00DC4468" w:rsidRDefault="00DC4468">
      <w:pPr>
        <w:pStyle w:val="a5"/>
      </w:pPr>
      <w:r>
        <w:rPr>
          <w:rStyle w:val="a4"/>
        </w:rPr>
        <w:annotationRef/>
      </w:r>
      <w:r>
        <w:t>Где хранятся графики?</w:t>
      </w:r>
    </w:p>
  </w:comment>
  <w:comment w:id="27" w:author="Таласова Эльмира Алибекқызы" w:date="2023-05-24T14:01:00Z" w:initials="ТЭА">
    <w:p w14:paraId="5C334633" w14:textId="439903D0" w:rsidR="006840B1" w:rsidRDefault="006840B1" w:rsidP="006840B1">
      <w:pPr>
        <w:pStyle w:val="a5"/>
      </w:pPr>
      <w:r>
        <w:rPr>
          <w:rStyle w:val="a4"/>
        </w:rPr>
        <w:annotationRef/>
      </w:r>
      <w:r w:rsidR="00367BF8">
        <w:t xml:space="preserve">Есть в банке проверка дубляжа номеров? </w:t>
      </w:r>
    </w:p>
  </w:comment>
  <w:comment w:id="31" w:author="Таласова Эльмира Алибекқызы" w:date="2023-05-24T10:19:00Z" w:initials="ТЭА">
    <w:p w14:paraId="3618F85B" w14:textId="77777777" w:rsidR="006840B1" w:rsidRDefault="006840B1" w:rsidP="006840B1">
      <w:pPr>
        <w:pStyle w:val="a5"/>
      </w:pPr>
      <w:r>
        <w:rPr>
          <w:rStyle w:val="a4"/>
        </w:rPr>
        <w:annotationRef/>
      </w:r>
      <w:r>
        <w:t>Какие действия у КМ в таких случаях в РБК?</w:t>
      </w:r>
    </w:p>
    <w:p w14:paraId="76FC8F20" w14:textId="11F13B75" w:rsidR="006840B1" w:rsidRDefault="00DC4468" w:rsidP="006840B1">
      <w:pPr>
        <w:pStyle w:val="a5"/>
      </w:pPr>
      <w:proofErr w:type="spellStart"/>
      <w:r>
        <w:t>Комплаенс</w:t>
      </w:r>
      <w:proofErr w:type="spellEnd"/>
      <w:r>
        <w:t xml:space="preserve"> </w:t>
      </w:r>
      <w:r w:rsidR="003B03CE">
        <w:t xml:space="preserve">могут в режиме онлайн проверить действительность совпадения и изменять списки? </w:t>
      </w:r>
    </w:p>
    <w:p w14:paraId="6E82A4D5" w14:textId="2848F236" w:rsidR="003B03CE" w:rsidRDefault="003B03CE" w:rsidP="006840B1">
      <w:pPr>
        <w:pStyle w:val="a5"/>
      </w:pPr>
      <w:r>
        <w:t>Если «да», то можно было бы в моменте повторно пульнуть запрос</w:t>
      </w:r>
    </w:p>
  </w:comment>
  <w:comment w:id="32" w:author="Таласова Эльмира Алибекқызы" w:date="2023-05-18T16:22:00Z" w:initials="ТЭА">
    <w:p w14:paraId="267F69F5" w14:textId="49DE3536" w:rsidR="006840B1" w:rsidRPr="000C06CB" w:rsidRDefault="006840B1" w:rsidP="006840B1">
      <w:pPr>
        <w:pStyle w:val="a5"/>
      </w:pPr>
      <w:r>
        <w:rPr>
          <w:rStyle w:val="a4"/>
        </w:rPr>
        <w:annotationRef/>
      </w:r>
      <w:r>
        <w:t>Выяснить у ГП, есть ли ограничения</w:t>
      </w:r>
      <w:r w:rsidR="003B03CE">
        <w:t xml:space="preserve"> (Эля)</w:t>
      </w:r>
    </w:p>
  </w:comment>
  <w:comment w:id="33" w:author="Таласова Эльмира Алибекқызы" w:date="2023-05-17T17:12:00Z" w:initials="ТЭА">
    <w:p w14:paraId="0110945B" w14:textId="64790052" w:rsidR="006840B1" w:rsidRDefault="006840B1" w:rsidP="006840B1">
      <w:pPr>
        <w:pStyle w:val="a5"/>
      </w:pPr>
      <w:r>
        <w:rPr>
          <w:rStyle w:val="a4"/>
        </w:rPr>
        <w:annotationRef/>
      </w:r>
      <w:r w:rsidR="003B03CE">
        <w:t>Есть справочник кодов?</w:t>
      </w:r>
    </w:p>
  </w:comment>
  <w:comment w:id="34" w:author="Таласова Эльмира Алибекқызы" w:date="2023-05-24T16:05:00Z" w:initials="ТЭА">
    <w:p w14:paraId="132622EA" w14:textId="0FE3A2A0" w:rsidR="003B03CE" w:rsidRPr="003B03CE" w:rsidRDefault="003B03CE">
      <w:pPr>
        <w:pStyle w:val="a5"/>
      </w:pPr>
      <w:r>
        <w:rPr>
          <w:rStyle w:val="a4"/>
        </w:rPr>
        <w:annotationRef/>
      </w:r>
      <w:r>
        <w:t>Нужен инструмент распознавания документов.</w:t>
      </w:r>
      <w:r w:rsidRPr="003B03CE">
        <w:t xml:space="preserve"> </w:t>
      </w:r>
      <w:proofErr w:type="spellStart"/>
      <w:r>
        <w:rPr>
          <w:lang w:val="en-US"/>
        </w:rPr>
        <w:t>Abbyy</w:t>
      </w:r>
      <w:proofErr w:type="spellEnd"/>
      <w:r w:rsidRPr="003B03CE">
        <w:t xml:space="preserve"> </w:t>
      </w:r>
      <w:proofErr w:type="spellStart"/>
      <w:r>
        <w:rPr>
          <w:lang w:val="en-US"/>
        </w:rPr>
        <w:t>Flexy</w:t>
      </w:r>
      <w:proofErr w:type="spellEnd"/>
      <w:r>
        <w:rPr>
          <w:lang w:val="en-US"/>
        </w:rPr>
        <w:t xml:space="preserve"> Capture</w:t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15BCC2" w15:done="0"/>
  <w15:commentEx w15:paraId="723C11CE" w15:done="0"/>
  <w15:commentEx w15:paraId="514614F5" w15:done="0"/>
  <w15:commentEx w15:paraId="089ED1D9" w15:done="0"/>
  <w15:commentEx w15:paraId="3B315C13" w15:done="0"/>
  <w15:commentEx w15:paraId="21AB9BB6" w15:done="0"/>
  <w15:commentEx w15:paraId="4F815448" w15:done="0"/>
  <w15:commentEx w15:paraId="2F8B2CB8" w15:done="0"/>
  <w15:commentEx w15:paraId="63E63A29" w15:done="0"/>
  <w15:commentEx w15:paraId="5C334633" w15:done="0"/>
  <w15:commentEx w15:paraId="6E82A4D5" w15:done="0"/>
  <w15:commentEx w15:paraId="267F69F5" w15:done="0"/>
  <w15:commentEx w15:paraId="0110945B" w15:done="0"/>
  <w15:commentEx w15:paraId="132622E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370C1"/>
    <w:multiLevelType w:val="hybridMultilevel"/>
    <w:tmpl w:val="1806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5331D"/>
    <w:multiLevelType w:val="multilevel"/>
    <w:tmpl w:val="8B2224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2" w15:restartNumberingAfterBreak="0">
    <w:nsid w:val="1C616C4E"/>
    <w:multiLevelType w:val="hybridMultilevel"/>
    <w:tmpl w:val="F8B6F842"/>
    <w:lvl w:ilvl="0" w:tplc="04190003">
      <w:start w:val="1"/>
      <w:numFmt w:val="bullet"/>
      <w:lvlText w:val="o"/>
      <w:lvlJc w:val="left"/>
      <w:pPr>
        <w:ind w:left="8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3" w15:restartNumberingAfterBreak="0">
    <w:nsid w:val="22E31668"/>
    <w:multiLevelType w:val="hybridMultilevel"/>
    <w:tmpl w:val="94201662"/>
    <w:lvl w:ilvl="0" w:tplc="04190003">
      <w:start w:val="1"/>
      <w:numFmt w:val="bullet"/>
      <w:lvlText w:val="o"/>
      <w:lvlJc w:val="left"/>
      <w:pPr>
        <w:ind w:left="117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</w:abstractNum>
  <w:abstractNum w:abstractNumId="4" w15:restartNumberingAfterBreak="0">
    <w:nsid w:val="23B1663F"/>
    <w:multiLevelType w:val="hybridMultilevel"/>
    <w:tmpl w:val="5434A85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1020E6"/>
    <w:multiLevelType w:val="hybridMultilevel"/>
    <w:tmpl w:val="C33A2DE4"/>
    <w:lvl w:ilvl="0" w:tplc="1510850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1A700B"/>
    <w:multiLevelType w:val="hybridMultilevel"/>
    <w:tmpl w:val="60DA06E0"/>
    <w:lvl w:ilvl="0" w:tplc="15108508">
      <w:start w:val="1"/>
      <w:numFmt w:val="bullet"/>
      <w:lvlText w:val=""/>
      <w:lvlJc w:val="left"/>
      <w:pPr>
        <w:ind w:left="21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1" w:hanging="360"/>
      </w:pPr>
      <w:rPr>
        <w:rFonts w:ascii="Wingdings" w:hAnsi="Wingdings" w:hint="default"/>
      </w:rPr>
    </w:lvl>
  </w:abstractNum>
  <w:abstractNum w:abstractNumId="7" w15:restartNumberingAfterBreak="0">
    <w:nsid w:val="2A05489C"/>
    <w:multiLevelType w:val="hybridMultilevel"/>
    <w:tmpl w:val="CF105704"/>
    <w:lvl w:ilvl="0" w:tplc="E930895A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8" w15:restartNumberingAfterBreak="0">
    <w:nsid w:val="2B714211"/>
    <w:multiLevelType w:val="hybridMultilevel"/>
    <w:tmpl w:val="9EB86E5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FBD2D28"/>
    <w:multiLevelType w:val="hybridMultilevel"/>
    <w:tmpl w:val="34B222C0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3767394"/>
    <w:multiLevelType w:val="hybridMultilevel"/>
    <w:tmpl w:val="ACC8188C"/>
    <w:lvl w:ilvl="0" w:tplc="15108508">
      <w:start w:val="1"/>
      <w:numFmt w:val="bullet"/>
      <w:lvlText w:val=""/>
      <w:lvlJc w:val="left"/>
      <w:pPr>
        <w:ind w:left="15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5" w:hanging="360"/>
      </w:pPr>
      <w:rPr>
        <w:rFonts w:ascii="Wingdings" w:hAnsi="Wingdings" w:hint="default"/>
      </w:rPr>
    </w:lvl>
  </w:abstractNum>
  <w:abstractNum w:abstractNumId="11" w15:restartNumberingAfterBreak="0">
    <w:nsid w:val="3C3D3C11"/>
    <w:multiLevelType w:val="hybridMultilevel"/>
    <w:tmpl w:val="636A61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5A04D0"/>
    <w:multiLevelType w:val="hybridMultilevel"/>
    <w:tmpl w:val="6CB4CC26"/>
    <w:lvl w:ilvl="0" w:tplc="04408BCA">
      <w:start w:val="1"/>
      <w:numFmt w:val="bullet"/>
      <w:lvlText w:val="-"/>
      <w:lvlJc w:val="left"/>
      <w:pPr>
        <w:ind w:left="89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13" w15:restartNumberingAfterBreak="0">
    <w:nsid w:val="4231213E"/>
    <w:multiLevelType w:val="hybridMultilevel"/>
    <w:tmpl w:val="199A7ECA"/>
    <w:lvl w:ilvl="0" w:tplc="1510850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4292B1A"/>
    <w:multiLevelType w:val="hybridMultilevel"/>
    <w:tmpl w:val="8BF00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362F9"/>
    <w:multiLevelType w:val="hybridMultilevel"/>
    <w:tmpl w:val="1B8E9C8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0DB3A51"/>
    <w:multiLevelType w:val="hybridMultilevel"/>
    <w:tmpl w:val="DECA851E"/>
    <w:lvl w:ilvl="0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7" w15:restartNumberingAfterBreak="0">
    <w:nsid w:val="58463493"/>
    <w:multiLevelType w:val="hybridMultilevel"/>
    <w:tmpl w:val="4BC4212E"/>
    <w:lvl w:ilvl="0" w:tplc="15108508">
      <w:start w:val="1"/>
      <w:numFmt w:val="bullet"/>
      <w:lvlText w:val=""/>
      <w:lvlJc w:val="left"/>
      <w:pPr>
        <w:ind w:left="21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1" w:hanging="360"/>
      </w:pPr>
      <w:rPr>
        <w:rFonts w:ascii="Wingdings" w:hAnsi="Wingdings" w:hint="default"/>
      </w:rPr>
    </w:lvl>
  </w:abstractNum>
  <w:abstractNum w:abstractNumId="18" w15:restartNumberingAfterBreak="0">
    <w:nsid w:val="66603880"/>
    <w:multiLevelType w:val="hybridMultilevel"/>
    <w:tmpl w:val="912253AA"/>
    <w:lvl w:ilvl="0" w:tplc="1510850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81054FA"/>
    <w:multiLevelType w:val="hybridMultilevel"/>
    <w:tmpl w:val="914EE8B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AFF6A3C"/>
    <w:multiLevelType w:val="hybridMultilevel"/>
    <w:tmpl w:val="A4803D44"/>
    <w:lvl w:ilvl="0" w:tplc="04190017">
      <w:start w:val="1"/>
      <w:numFmt w:val="lowerLetter"/>
      <w:lvlText w:val="%1)"/>
      <w:lvlJc w:val="left"/>
      <w:pPr>
        <w:ind w:left="886" w:hanging="360"/>
      </w:pPr>
    </w:lvl>
    <w:lvl w:ilvl="1" w:tplc="04190019" w:tentative="1">
      <w:start w:val="1"/>
      <w:numFmt w:val="lowerLetter"/>
      <w:lvlText w:val="%2."/>
      <w:lvlJc w:val="left"/>
      <w:pPr>
        <w:ind w:left="1606" w:hanging="360"/>
      </w:pPr>
    </w:lvl>
    <w:lvl w:ilvl="2" w:tplc="0419001B" w:tentative="1">
      <w:start w:val="1"/>
      <w:numFmt w:val="lowerRoman"/>
      <w:lvlText w:val="%3."/>
      <w:lvlJc w:val="right"/>
      <w:pPr>
        <w:ind w:left="2326" w:hanging="180"/>
      </w:pPr>
    </w:lvl>
    <w:lvl w:ilvl="3" w:tplc="0419000F" w:tentative="1">
      <w:start w:val="1"/>
      <w:numFmt w:val="decimal"/>
      <w:lvlText w:val="%4."/>
      <w:lvlJc w:val="left"/>
      <w:pPr>
        <w:ind w:left="3046" w:hanging="360"/>
      </w:pPr>
    </w:lvl>
    <w:lvl w:ilvl="4" w:tplc="04190019" w:tentative="1">
      <w:start w:val="1"/>
      <w:numFmt w:val="lowerLetter"/>
      <w:lvlText w:val="%5."/>
      <w:lvlJc w:val="left"/>
      <w:pPr>
        <w:ind w:left="3766" w:hanging="360"/>
      </w:pPr>
    </w:lvl>
    <w:lvl w:ilvl="5" w:tplc="0419001B" w:tentative="1">
      <w:start w:val="1"/>
      <w:numFmt w:val="lowerRoman"/>
      <w:lvlText w:val="%6."/>
      <w:lvlJc w:val="right"/>
      <w:pPr>
        <w:ind w:left="4486" w:hanging="180"/>
      </w:pPr>
    </w:lvl>
    <w:lvl w:ilvl="6" w:tplc="0419000F" w:tentative="1">
      <w:start w:val="1"/>
      <w:numFmt w:val="decimal"/>
      <w:lvlText w:val="%7."/>
      <w:lvlJc w:val="left"/>
      <w:pPr>
        <w:ind w:left="5206" w:hanging="360"/>
      </w:pPr>
    </w:lvl>
    <w:lvl w:ilvl="7" w:tplc="04190019" w:tentative="1">
      <w:start w:val="1"/>
      <w:numFmt w:val="lowerLetter"/>
      <w:lvlText w:val="%8."/>
      <w:lvlJc w:val="left"/>
      <w:pPr>
        <w:ind w:left="5926" w:hanging="360"/>
      </w:pPr>
    </w:lvl>
    <w:lvl w:ilvl="8" w:tplc="0419001B" w:tentative="1">
      <w:start w:val="1"/>
      <w:numFmt w:val="lowerRoman"/>
      <w:lvlText w:val="%9."/>
      <w:lvlJc w:val="right"/>
      <w:pPr>
        <w:ind w:left="6646" w:hanging="180"/>
      </w:pPr>
    </w:lvl>
  </w:abstractNum>
  <w:abstractNum w:abstractNumId="21" w15:restartNumberingAfterBreak="0">
    <w:nsid w:val="7F1B0B4D"/>
    <w:multiLevelType w:val="hybridMultilevel"/>
    <w:tmpl w:val="8042E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53E53"/>
    <w:multiLevelType w:val="hybridMultilevel"/>
    <w:tmpl w:val="69648AB6"/>
    <w:lvl w:ilvl="0" w:tplc="151085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4"/>
  </w:num>
  <w:num w:numId="4">
    <w:abstractNumId w:val="21"/>
  </w:num>
  <w:num w:numId="5">
    <w:abstractNumId w:val="20"/>
  </w:num>
  <w:num w:numId="6">
    <w:abstractNumId w:val="8"/>
  </w:num>
  <w:num w:numId="7">
    <w:abstractNumId w:val="11"/>
  </w:num>
  <w:num w:numId="8">
    <w:abstractNumId w:val="22"/>
  </w:num>
  <w:num w:numId="9">
    <w:abstractNumId w:val="13"/>
  </w:num>
  <w:num w:numId="10">
    <w:abstractNumId w:val="15"/>
  </w:num>
  <w:num w:numId="11">
    <w:abstractNumId w:val="6"/>
  </w:num>
  <w:num w:numId="12">
    <w:abstractNumId w:val="9"/>
  </w:num>
  <w:num w:numId="13">
    <w:abstractNumId w:val="18"/>
  </w:num>
  <w:num w:numId="14">
    <w:abstractNumId w:val="19"/>
  </w:num>
  <w:num w:numId="15">
    <w:abstractNumId w:val="5"/>
  </w:num>
  <w:num w:numId="16">
    <w:abstractNumId w:val="10"/>
  </w:num>
  <w:num w:numId="17">
    <w:abstractNumId w:val="16"/>
  </w:num>
  <w:num w:numId="18">
    <w:abstractNumId w:val="17"/>
  </w:num>
  <w:num w:numId="19">
    <w:abstractNumId w:val="4"/>
  </w:num>
  <w:num w:numId="20">
    <w:abstractNumId w:val="7"/>
  </w:num>
  <w:num w:numId="21">
    <w:abstractNumId w:val="12"/>
  </w:num>
  <w:num w:numId="22">
    <w:abstractNumId w:val="3"/>
  </w:num>
  <w:num w:numId="2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Таласова Эльмира Алибекқызы">
    <w15:presenceInfo w15:providerId="AD" w15:userId="S-1-5-21-622513670-2817620298-2537078130-410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57C"/>
    <w:rsid w:val="00091B71"/>
    <w:rsid w:val="0017557C"/>
    <w:rsid w:val="001B78A4"/>
    <w:rsid w:val="003270D1"/>
    <w:rsid w:val="00367BF8"/>
    <w:rsid w:val="003B03CE"/>
    <w:rsid w:val="004B236E"/>
    <w:rsid w:val="004E20E0"/>
    <w:rsid w:val="006840B1"/>
    <w:rsid w:val="006D47E6"/>
    <w:rsid w:val="00996EA5"/>
    <w:rsid w:val="009C0F21"/>
    <w:rsid w:val="00A20EF1"/>
    <w:rsid w:val="00A815B9"/>
    <w:rsid w:val="00AF6F8F"/>
    <w:rsid w:val="00DC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;"/>
  <w14:docId w14:val="51A7592E"/>
  <w15:chartTrackingRefBased/>
  <w15:docId w15:val="{AC3D8110-B0C7-4FF0-B939-EC9D232FD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40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6840B1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840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40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40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840B1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840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40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numbering" w:customStyle="1" w:styleId="11">
    <w:name w:val="Нет списка1"/>
    <w:next w:val="a2"/>
    <w:uiPriority w:val="99"/>
    <w:semiHidden/>
    <w:unhideWhenUsed/>
    <w:rsid w:val="006840B1"/>
  </w:style>
  <w:style w:type="paragraph" w:styleId="a3">
    <w:name w:val="TOC Heading"/>
    <w:basedOn w:val="1"/>
    <w:next w:val="a"/>
    <w:uiPriority w:val="39"/>
    <w:unhideWhenUsed/>
    <w:qFormat/>
    <w:rsid w:val="006840B1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31">
    <w:name w:val="Body Text 3"/>
    <w:basedOn w:val="a"/>
    <w:link w:val="32"/>
    <w:rsid w:val="006840B1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0"/>
    <w:link w:val="31"/>
    <w:rsid w:val="006840B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12">
    <w:name w:val="Знак Знак1"/>
    <w:rsid w:val="006840B1"/>
    <w:rPr>
      <w:rFonts w:ascii="Times New Roman" w:eastAsia="Times New Roman" w:hAnsi="Times New Roman" w:cs="Times New Roman"/>
      <w:sz w:val="24"/>
    </w:rPr>
  </w:style>
  <w:style w:type="character" w:styleId="a4">
    <w:name w:val="annotation reference"/>
    <w:uiPriority w:val="99"/>
    <w:semiHidden/>
    <w:rsid w:val="006840B1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rsid w:val="006840B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6840B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840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840B1"/>
    <w:rPr>
      <w:rFonts w:ascii="Segoe UI" w:hAnsi="Segoe UI" w:cs="Segoe UI"/>
      <w:sz w:val="18"/>
      <w:szCs w:val="18"/>
    </w:rPr>
  </w:style>
  <w:style w:type="paragraph" w:styleId="a9">
    <w:name w:val="List Paragraph"/>
    <w:aliases w:val="Heading1,Colorful List - Accent 11,Абзац,маркированный,Абзац с отступом,Elenco Normale,List Paragraph,strich,2nd Tier Header,4. List Paragraph,List - Numbered,Akapit z listą"/>
    <w:basedOn w:val="a"/>
    <w:link w:val="aa"/>
    <w:uiPriority w:val="34"/>
    <w:qFormat/>
    <w:rsid w:val="006840B1"/>
    <w:pPr>
      <w:ind w:left="720"/>
      <w:contextualSpacing/>
    </w:pPr>
  </w:style>
  <w:style w:type="paragraph" w:styleId="ab">
    <w:name w:val="annotation subject"/>
    <w:basedOn w:val="a5"/>
    <w:next w:val="a5"/>
    <w:link w:val="ac"/>
    <w:uiPriority w:val="99"/>
    <w:semiHidden/>
    <w:unhideWhenUsed/>
    <w:rsid w:val="006840B1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c">
    <w:name w:val="Тема примечания Знак"/>
    <w:basedOn w:val="a6"/>
    <w:link w:val="ab"/>
    <w:uiPriority w:val="99"/>
    <w:semiHidden/>
    <w:rsid w:val="006840B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Revision"/>
    <w:hidden/>
    <w:uiPriority w:val="99"/>
    <w:semiHidden/>
    <w:rsid w:val="006840B1"/>
    <w:pPr>
      <w:spacing w:after="0" w:line="240" w:lineRule="auto"/>
    </w:pPr>
  </w:style>
  <w:style w:type="paragraph" w:customStyle="1" w:styleId="Default">
    <w:name w:val="Default"/>
    <w:rsid w:val="006840B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e">
    <w:name w:val="Hyperlink"/>
    <w:basedOn w:val="a0"/>
    <w:uiPriority w:val="99"/>
    <w:unhideWhenUsed/>
    <w:rsid w:val="006840B1"/>
    <w:rPr>
      <w:color w:val="0563C1" w:themeColor="hyperlink"/>
      <w:u w:val="single"/>
    </w:rPr>
  </w:style>
  <w:style w:type="paragraph" w:customStyle="1" w:styleId="StyleHTScoverheadingredLatin28pt">
    <w:name w:val="Style HTS cover heading red + (Latin) 28 pt"/>
    <w:basedOn w:val="a"/>
    <w:link w:val="StyleHTScoverheadingredLatin28ptCharChar"/>
    <w:rsid w:val="006840B1"/>
    <w:pPr>
      <w:spacing w:after="0" w:line="240" w:lineRule="auto"/>
    </w:pPr>
    <w:rPr>
      <w:rFonts w:ascii="Times New Roman" w:eastAsia="Times" w:hAnsi="Times New Roman" w:cs="Times New Roman"/>
      <w:color w:val="FF0000"/>
      <w:sz w:val="56"/>
      <w:szCs w:val="60"/>
      <w:lang w:val="en-US"/>
    </w:rPr>
  </w:style>
  <w:style w:type="character" w:customStyle="1" w:styleId="StyleHTScoverheadingredLatin28ptCharChar">
    <w:name w:val="Style HTS cover heading red + (Latin) 28 pt Char Char"/>
    <w:link w:val="StyleHTScoverheadingredLatin28pt"/>
    <w:rsid w:val="006840B1"/>
    <w:rPr>
      <w:rFonts w:ascii="Times New Roman" w:eastAsia="Times" w:hAnsi="Times New Roman" w:cs="Times New Roman"/>
      <w:color w:val="FF0000"/>
      <w:sz w:val="56"/>
      <w:szCs w:val="60"/>
      <w:lang w:val="en-US"/>
    </w:rPr>
  </w:style>
  <w:style w:type="paragraph" w:customStyle="1" w:styleId="commentary">
    <w:name w:val="commentary"/>
    <w:basedOn w:val="a"/>
    <w:rsid w:val="006840B1"/>
    <w:pPr>
      <w:widowControl w:val="0"/>
      <w:spacing w:before="60" w:after="60" w:line="240" w:lineRule="atLeast"/>
    </w:pPr>
    <w:rPr>
      <w:rFonts w:ascii="Times New Roman" w:eastAsia="Times New Roman" w:hAnsi="Times New Roman" w:cs="Times New Roman"/>
      <w:i/>
      <w:vanish/>
      <w:color w:val="0000FF"/>
      <w:sz w:val="20"/>
      <w:szCs w:val="20"/>
      <w:lang w:val="en-GB"/>
    </w:rPr>
  </w:style>
  <w:style w:type="table" w:styleId="af">
    <w:name w:val="Table Grid"/>
    <w:basedOn w:val="a1"/>
    <w:uiPriority w:val="39"/>
    <w:rsid w:val="00684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6840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840B1"/>
  </w:style>
  <w:style w:type="paragraph" w:styleId="af2">
    <w:name w:val="footer"/>
    <w:basedOn w:val="a"/>
    <w:link w:val="af3"/>
    <w:uiPriority w:val="99"/>
    <w:unhideWhenUsed/>
    <w:rsid w:val="006840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840B1"/>
  </w:style>
  <w:style w:type="character" w:customStyle="1" w:styleId="aa">
    <w:name w:val="Абзац списка Знак"/>
    <w:aliases w:val="Heading1 Знак,Colorful List - Accent 11 Знак,Абзац Знак,маркированный Знак,Абзац с отступом Знак,Elenco Normale Знак,List Paragraph Знак,strich Знак,2nd Tier Header Знак,4. List Paragraph Знак,List - Numbered Знак,Akapit z listą Знак"/>
    <w:link w:val="a9"/>
    <w:uiPriority w:val="34"/>
    <w:rsid w:val="006840B1"/>
  </w:style>
  <w:style w:type="paragraph" w:styleId="af4">
    <w:name w:val="footnote text"/>
    <w:basedOn w:val="a"/>
    <w:link w:val="af5"/>
    <w:uiPriority w:val="99"/>
    <w:rsid w:val="006840B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5">
    <w:name w:val="Текст сноски Знак"/>
    <w:basedOn w:val="a0"/>
    <w:link w:val="af4"/>
    <w:uiPriority w:val="99"/>
    <w:rsid w:val="006840B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uiPriority w:val="99"/>
    <w:rsid w:val="006840B1"/>
    <w:rPr>
      <w:vertAlign w:val="superscript"/>
    </w:rPr>
  </w:style>
  <w:style w:type="paragraph" w:customStyle="1" w:styleId="footnotedescription">
    <w:name w:val="footnote description"/>
    <w:next w:val="a"/>
    <w:link w:val="footnotedescriptionChar"/>
    <w:hidden/>
    <w:rsid w:val="006840B1"/>
    <w:pPr>
      <w:spacing w:after="0" w:line="272" w:lineRule="auto"/>
      <w:ind w:left="365" w:right="32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6840B1"/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mark">
    <w:name w:val="footnote mark"/>
    <w:hidden/>
    <w:rsid w:val="006840B1"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table" w:customStyle="1" w:styleId="TableGrid">
    <w:name w:val="TableGrid"/>
    <w:rsid w:val="006840B1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7">
    <w:name w:val="Normal (Web)"/>
    <w:basedOn w:val="a"/>
    <w:uiPriority w:val="99"/>
    <w:unhideWhenUsed/>
    <w:rsid w:val="006840B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comments" Target="comment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package" Target="embeddings/_____Microsoft_Excel.xlsx"/><Relationship Id="rId20" Type="http://schemas.openxmlformats.org/officeDocument/2006/relationships/oleObject" Target="embeddings/oleObject6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5" Type="http://schemas.openxmlformats.org/officeDocument/2006/relationships/image" Target="media/image1.png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3798</Words>
  <Characters>21652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BankRBK</Company>
  <LinksUpToDate>false</LinksUpToDate>
  <CharactersWithSpaces>25400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Таласова Эльмира Алибекқызы</dc:creator>
  <cp:keywords/>
  <dc:description/>
  <cp:lastModifiedBy>Таласова Эльмира Алибекқызы</cp:lastModifiedBy>
  <cp:revision>9</cp:revision>
  <dcterms:created xsi:type="dcterms:W3CDTF">2023-05-24T09:50:00Z</dcterms:created>
  <dcterms:modified xsi:type="dcterms:W3CDTF">2023-05-26T10:38:00Z</dcterms:modified>
</cp:coreProperties>
</file>