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8D374" w14:textId="4B7A3D0D" w:rsidR="008648C3" w:rsidRPr="00AC7761" w:rsidRDefault="008648C3" w:rsidP="00C76A3F">
      <w:pPr>
        <w:spacing w:after="0" w:line="240" w:lineRule="auto"/>
        <w:rPr>
          <w:b/>
          <w:lang w:eastAsia="ru-RU"/>
        </w:rPr>
      </w:pPr>
      <w:r w:rsidRPr="00AC7761">
        <w:rPr>
          <w:b/>
          <w:lang w:eastAsia="ru-RU"/>
        </w:rPr>
        <w:t>Приложение 1</w:t>
      </w:r>
    </w:p>
    <w:p w14:paraId="776A129F" w14:textId="38ADDCCA" w:rsidR="008648C3" w:rsidRDefault="008648C3" w:rsidP="00C76A3F">
      <w:pPr>
        <w:spacing w:after="0" w:line="240" w:lineRule="auto"/>
        <w:rPr>
          <w:lang w:eastAsia="ru-RU"/>
        </w:rPr>
      </w:pPr>
      <w:r>
        <w:rPr>
          <w:lang w:eastAsia="ru-RU"/>
        </w:rPr>
        <w:t xml:space="preserve">к </w:t>
      </w:r>
      <w:r w:rsidR="00B5218B">
        <w:rPr>
          <w:lang w:eastAsia="ru-RU"/>
        </w:rPr>
        <w:t xml:space="preserve">Правилам </w:t>
      </w:r>
      <w:r>
        <w:rPr>
          <w:lang w:eastAsia="ru-RU"/>
        </w:rPr>
        <w:t xml:space="preserve">по автоматизации </w:t>
      </w:r>
    </w:p>
    <w:p w14:paraId="6F56D463" w14:textId="77777777" w:rsidR="008648C3" w:rsidRDefault="008648C3" w:rsidP="00C76A3F">
      <w:pPr>
        <w:spacing w:after="0" w:line="240" w:lineRule="auto"/>
        <w:rPr>
          <w:lang w:eastAsia="ru-RU"/>
        </w:rPr>
      </w:pPr>
      <w:r>
        <w:rPr>
          <w:lang w:eastAsia="ru-RU"/>
        </w:rPr>
        <w:t>банковских технологических процессов</w:t>
      </w:r>
    </w:p>
    <w:p w14:paraId="5B8FD209" w14:textId="3B5963CF" w:rsidR="008648C3" w:rsidRDefault="008648C3" w:rsidP="00C76A3F">
      <w:pPr>
        <w:spacing w:after="0" w:line="240" w:lineRule="auto"/>
        <w:rPr>
          <w:lang w:eastAsia="ru-RU"/>
        </w:rPr>
      </w:pPr>
      <w:r>
        <w:rPr>
          <w:lang w:eastAsia="ru-RU"/>
        </w:rPr>
        <w:t xml:space="preserve"> в АО «</w:t>
      </w:r>
      <w:r>
        <w:rPr>
          <w:lang w:val="en-GB" w:eastAsia="ru-RU"/>
        </w:rPr>
        <w:t>Bank</w:t>
      </w:r>
      <w:r w:rsidRPr="008648C3">
        <w:rPr>
          <w:lang w:eastAsia="ru-RU"/>
        </w:rPr>
        <w:t xml:space="preserve"> </w:t>
      </w:r>
      <w:r>
        <w:rPr>
          <w:lang w:val="en-GB" w:eastAsia="ru-RU"/>
        </w:rPr>
        <w:t>RBK</w:t>
      </w:r>
      <w:r>
        <w:rPr>
          <w:lang w:eastAsia="ru-RU"/>
        </w:rPr>
        <w:t>»</w:t>
      </w:r>
    </w:p>
    <w:p w14:paraId="367F4F65" w14:textId="4D15A9B0" w:rsidR="008648C3" w:rsidRDefault="008648C3" w:rsidP="00C76A3F">
      <w:pPr>
        <w:rPr>
          <w:lang w:eastAsia="ru-RU"/>
        </w:rPr>
      </w:pPr>
    </w:p>
    <w:p w14:paraId="6376832E" w14:textId="0B3B78AA" w:rsidR="008648C3" w:rsidRPr="008648C3" w:rsidRDefault="008648C3" w:rsidP="00C76A3F">
      <w:pPr>
        <w:pStyle w:val="StyleHTScoverheadingredLatin28pt"/>
        <w:rPr>
          <w:color w:val="404040"/>
          <w:sz w:val="28"/>
          <w:szCs w:val="28"/>
          <w:lang w:val="ru-RU"/>
        </w:rPr>
      </w:pPr>
      <w:r w:rsidRPr="00F63F0C">
        <w:rPr>
          <w:color w:val="404040"/>
          <w:sz w:val="28"/>
          <w:szCs w:val="28"/>
          <w:u w:val="single"/>
          <w:lang w:val="ru-RU"/>
        </w:rPr>
        <w:t>Заявка на разработку</w:t>
      </w:r>
      <w:r w:rsidRPr="008648C3">
        <w:rPr>
          <w:color w:val="404040"/>
          <w:sz w:val="28"/>
          <w:szCs w:val="28"/>
          <w:lang w:val="ru-RU"/>
        </w:rPr>
        <w:t xml:space="preserve"> / изменение программного обеспечения</w:t>
      </w:r>
    </w:p>
    <w:p w14:paraId="54937971" w14:textId="77777777" w:rsidR="008648C3" w:rsidRPr="002B5765" w:rsidRDefault="008648C3" w:rsidP="00C76A3F">
      <w:pPr>
        <w:pStyle w:val="StyleHTScoverheadingredLatin28pt"/>
        <w:rPr>
          <w:color w:val="404040"/>
          <w:lang w:val="ru-RU"/>
        </w:rPr>
      </w:pPr>
    </w:p>
    <w:p w14:paraId="38A6B5F3" w14:textId="77777777" w:rsidR="008648C3" w:rsidRPr="000D39AD" w:rsidRDefault="008648C3" w:rsidP="00C76A3F">
      <w:pPr>
        <w:rPr>
          <w:b/>
          <w:color w:val="1F4E79"/>
        </w:rPr>
      </w:pPr>
      <w:r w:rsidRPr="000D39AD">
        <w:rPr>
          <w:b/>
          <w:color w:val="1F4E79"/>
        </w:rPr>
        <w:t>Проект/Инициатива/</w:t>
      </w:r>
      <w:r w:rsidRPr="00F63F0C">
        <w:rPr>
          <w:b/>
          <w:color w:val="1F4E79"/>
          <w:u w:val="single"/>
        </w:rPr>
        <w:t>Заявка на разработку</w:t>
      </w:r>
    </w:p>
    <w:p w14:paraId="6E9EF335" w14:textId="2ABBBD57" w:rsidR="008648C3" w:rsidRPr="000D39AD" w:rsidRDefault="008648C3" w:rsidP="00C76A3F">
      <w:pPr>
        <w:rPr>
          <w:b/>
          <w:color w:val="1F4E79"/>
        </w:rPr>
      </w:pPr>
      <w:r w:rsidRPr="000D39AD">
        <w:rPr>
          <w:b/>
          <w:color w:val="1F4E79"/>
        </w:rPr>
        <w:t>[</w:t>
      </w:r>
      <w:r w:rsidR="00691767">
        <w:rPr>
          <w:b/>
          <w:color w:val="1F4E79"/>
          <w:lang w:val="kk-KZ"/>
        </w:rPr>
        <w:t>09</w:t>
      </w:r>
      <w:r w:rsidR="00B056B5">
        <w:rPr>
          <w:b/>
          <w:color w:val="1F4E79"/>
        </w:rPr>
        <w:t>.</w:t>
      </w:r>
      <w:r w:rsidR="00691767">
        <w:rPr>
          <w:b/>
          <w:color w:val="1F4E79"/>
          <w:lang w:val="kk-KZ"/>
        </w:rPr>
        <w:t>01</w:t>
      </w:r>
      <w:r w:rsidR="00F63F0C">
        <w:rPr>
          <w:b/>
          <w:color w:val="1F4E79"/>
        </w:rPr>
        <w:t>.202</w:t>
      </w:r>
      <w:r w:rsidR="00691767">
        <w:rPr>
          <w:b/>
          <w:color w:val="1F4E79"/>
          <w:lang w:val="kk-KZ"/>
        </w:rPr>
        <w:t>3</w:t>
      </w:r>
      <w:r w:rsidR="00F63F0C">
        <w:rPr>
          <w:b/>
          <w:color w:val="1F4E79"/>
        </w:rPr>
        <w:t>г.</w:t>
      </w:r>
      <w:r w:rsidRPr="000D39AD">
        <w:rPr>
          <w:b/>
          <w:color w:val="1F4E79"/>
        </w:rPr>
        <w:t>]</w:t>
      </w:r>
    </w:p>
    <w:p w14:paraId="62E5207A" w14:textId="77777777" w:rsidR="008648C3" w:rsidRPr="000D39AD" w:rsidRDefault="008648C3" w:rsidP="00C76A3F">
      <w:pPr>
        <w:rPr>
          <w:b/>
          <w:color w:val="1F4E79"/>
        </w:rPr>
      </w:pPr>
      <w:r w:rsidRPr="000D39AD">
        <w:rPr>
          <w:b/>
          <w:color w:val="1F4E79"/>
        </w:rPr>
        <w:t>Версия 1.0</w:t>
      </w:r>
    </w:p>
    <w:p w14:paraId="0B1BDBA3" w14:textId="77777777" w:rsidR="008648C3" w:rsidRPr="002B5765" w:rsidRDefault="008648C3" w:rsidP="00C76A3F"/>
    <w:p w14:paraId="46C5C498" w14:textId="77777777" w:rsidR="008648C3" w:rsidRPr="00ED161B" w:rsidRDefault="008648C3" w:rsidP="00C76A3F">
      <w:pPr>
        <w:pStyle w:val="StyleHTScoverheadingredLatin28pt"/>
        <w:rPr>
          <w:rFonts w:ascii="Arial" w:hAnsi="Arial"/>
          <w:color w:val="646464"/>
          <w:sz w:val="36"/>
          <w:szCs w:val="36"/>
          <w:lang w:val="ru-RU"/>
        </w:rPr>
      </w:pPr>
      <w:r>
        <w:rPr>
          <w:rFonts w:ascii="Arial" w:hAnsi="Arial"/>
          <w:color w:val="646464"/>
          <w:sz w:val="36"/>
          <w:szCs w:val="36"/>
          <w:lang w:val="ru-RU"/>
        </w:rPr>
        <w:br w:type="page"/>
      </w:r>
    </w:p>
    <w:p w14:paraId="2C13E6E4" w14:textId="77777777" w:rsidR="008648C3" w:rsidRPr="00026CBF" w:rsidRDefault="008648C3" w:rsidP="00C76A3F"/>
    <w:p w14:paraId="128D9358" w14:textId="77777777" w:rsidR="008648C3" w:rsidRPr="000D39AD" w:rsidRDefault="008648C3" w:rsidP="00C76A3F">
      <w:pPr>
        <w:rPr>
          <w:b/>
          <w:color w:val="1F4E79"/>
        </w:rPr>
      </w:pPr>
      <w:r w:rsidRPr="000D39AD">
        <w:rPr>
          <w:b/>
          <w:color w:val="1F4E79"/>
        </w:rPr>
        <w:t>1.1 История изменений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984"/>
        <w:gridCol w:w="6549"/>
      </w:tblGrid>
      <w:tr w:rsidR="008648C3" w:rsidRPr="000D39AD" w14:paraId="2A736BA0" w14:textId="77777777" w:rsidTr="0028540D">
        <w:tc>
          <w:tcPr>
            <w:tcW w:w="1668" w:type="dxa"/>
            <w:shd w:val="clear" w:color="auto" w:fill="A6A6A6"/>
          </w:tcPr>
          <w:p w14:paraId="5C5A5AA1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Дата</w:t>
            </w:r>
          </w:p>
        </w:tc>
        <w:tc>
          <w:tcPr>
            <w:tcW w:w="1984" w:type="dxa"/>
            <w:shd w:val="clear" w:color="auto" w:fill="A6A6A6"/>
          </w:tcPr>
          <w:p w14:paraId="1153AD28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Версия</w:t>
            </w:r>
          </w:p>
        </w:tc>
        <w:tc>
          <w:tcPr>
            <w:tcW w:w="6549" w:type="dxa"/>
            <w:shd w:val="clear" w:color="auto" w:fill="A6A6A6"/>
          </w:tcPr>
          <w:p w14:paraId="522682C4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Описание изменений</w:t>
            </w:r>
          </w:p>
        </w:tc>
      </w:tr>
      <w:tr w:rsidR="008648C3" w14:paraId="1A8B5E26" w14:textId="77777777" w:rsidTr="0028540D">
        <w:tc>
          <w:tcPr>
            <w:tcW w:w="1668" w:type="dxa"/>
            <w:shd w:val="clear" w:color="auto" w:fill="EAEAEA"/>
          </w:tcPr>
          <w:p w14:paraId="28F4AB79" w14:textId="16389B57" w:rsidR="008648C3" w:rsidRPr="002B5765" w:rsidRDefault="008648C3" w:rsidP="00C76A3F">
            <w:pPr>
              <w:rPr>
                <w:rFonts w:eastAsia="Calibri"/>
                <w:b/>
                <w:bCs/>
              </w:rPr>
            </w:pPr>
          </w:p>
        </w:tc>
        <w:tc>
          <w:tcPr>
            <w:tcW w:w="1984" w:type="dxa"/>
            <w:shd w:val="clear" w:color="auto" w:fill="EAEAEA"/>
          </w:tcPr>
          <w:p w14:paraId="4D630C56" w14:textId="14AC160D" w:rsidR="008648C3" w:rsidRPr="002B5765" w:rsidRDefault="008648C3" w:rsidP="00C76A3F">
            <w:pPr>
              <w:rPr>
                <w:rFonts w:eastAsia="Calibri"/>
              </w:rPr>
            </w:pPr>
          </w:p>
        </w:tc>
        <w:tc>
          <w:tcPr>
            <w:tcW w:w="6549" w:type="dxa"/>
            <w:shd w:val="clear" w:color="auto" w:fill="EAEAEA"/>
          </w:tcPr>
          <w:p w14:paraId="6BDD0EBD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</w:tr>
      <w:tr w:rsidR="008648C3" w14:paraId="71A34819" w14:textId="77777777" w:rsidTr="0028540D">
        <w:tc>
          <w:tcPr>
            <w:tcW w:w="1668" w:type="dxa"/>
            <w:shd w:val="clear" w:color="auto" w:fill="auto"/>
          </w:tcPr>
          <w:p w14:paraId="6FA7AA73" w14:textId="77777777" w:rsidR="008648C3" w:rsidRPr="002B5765" w:rsidRDefault="008648C3" w:rsidP="00C76A3F">
            <w:pPr>
              <w:rPr>
                <w:rFonts w:eastAsia="Calibri"/>
                <w:b/>
                <w:bCs/>
              </w:rPr>
            </w:pPr>
          </w:p>
        </w:tc>
        <w:tc>
          <w:tcPr>
            <w:tcW w:w="1984" w:type="dxa"/>
            <w:shd w:val="clear" w:color="auto" w:fill="auto"/>
          </w:tcPr>
          <w:p w14:paraId="0E42E508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  <w:tc>
          <w:tcPr>
            <w:tcW w:w="6549" w:type="dxa"/>
            <w:shd w:val="clear" w:color="auto" w:fill="auto"/>
          </w:tcPr>
          <w:p w14:paraId="37592312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</w:tr>
      <w:tr w:rsidR="008648C3" w14:paraId="5B35C206" w14:textId="77777777" w:rsidTr="0028540D">
        <w:tc>
          <w:tcPr>
            <w:tcW w:w="1668" w:type="dxa"/>
            <w:shd w:val="clear" w:color="auto" w:fill="EAEAEA"/>
          </w:tcPr>
          <w:p w14:paraId="2011C9C4" w14:textId="77777777" w:rsidR="008648C3" w:rsidRPr="002B5765" w:rsidRDefault="008648C3" w:rsidP="00C76A3F">
            <w:pPr>
              <w:rPr>
                <w:rFonts w:eastAsia="Calibri"/>
                <w:b/>
                <w:bCs/>
              </w:rPr>
            </w:pPr>
          </w:p>
        </w:tc>
        <w:tc>
          <w:tcPr>
            <w:tcW w:w="1984" w:type="dxa"/>
            <w:shd w:val="clear" w:color="auto" w:fill="EAEAEA"/>
          </w:tcPr>
          <w:p w14:paraId="65762038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  <w:tc>
          <w:tcPr>
            <w:tcW w:w="6549" w:type="dxa"/>
            <w:shd w:val="clear" w:color="auto" w:fill="EAEAEA"/>
          </w:tcPr>
          <w:p w14:paraId="7FBEF123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</w:tr>
    </w:tbl>
    <w:p w14:paraId="38615931" w14:textId="77777777" w:rsidR="008648C3" w:rsidRPr="00EA6D5F" w:rsidRDefault="008648C3" w:rsidP="00C76A3F"/>
    <w:p w14:paraId="09A76DB1" w14:textId="77777777" w:rsidR="008648C3" w:rsidRPr="000D39AD" w:rsidRDefault="008648C3" w:rsidP="00C76A3F">
      <w:pPr>
        <w:rPr>
          <w:b/>
          <w:color w:val="1F4E79"/>
        </w:rPr>
      </w:pPr>
      <w:r w:rsidRPr="000D39AD">
        <w:rPr>
          <w:b/>
          <w:color w:val="1F4E79"/>
        </w:rPr>
        <w:t>1.2 Лист согласования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1681"/>
        <w:gridCol w:w="2267"/>
        <w:gridCol w:w="1747"/>
        <w:gridCol w:w="2364"/>
      </w:tblGrid>
      <w:tr w:rsidR="008648C3" w:rsidRPr="000D39AD" w14:paraId="43CA7AD4" w14:textId="77777777" w:rsidTr="00691767">
        <w:tc>
          <w:tcPr>
            <w:tcW w:w="2001" w:type="dxa"/>
            <w:shd w:val="clear" w:color="auto" w:fill="A6A6A6"/>
          </w:tcPr>
          <w:p w14:paraId="7727DE50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Роль</w:t>
            </w:r>
          </w:p>
        </w:tc>
        <w:tc>
          <w:tcPr>
            <w:tcW w:w="1681" w:type="dxa"/>
            <w:shd w:val="clear" w:color="auto" w:fill="A6A6A6"/>
          </w:tcPr>
          <w:p w14:paraId="4F889A0C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ФИО</w:t>
            </w:r>
          </w:p>
        </w:tc>
        <w:tc>
          <w:tcPr>
            <w:tcW w:w="2267" w:type="dxa"/>
            <w:shd w:val="clear" w:color="auto" w:fill="A6A6A6"/>
          </w:tcPr>
          <w:p w14:paraId="468AA948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Должность</w:t>
            </w:r>
          </w:p>
        </w:tc>
        <w:tc>
          <w:tcPr>
            <w:tcW w:w="1747" w:type="dxa"/>
            <w:shd w:val="clear" w:color="auto" w:fill="A6A6A6"/>
          </w:tcPr>
          <w:p w14:paraId="508D10B6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Подпись</w:t>
            </w:r>
          </w:p>
        </w:tc>
        <w:tc>
          <w:tcPr>
            <w:tcW w:w="2364" w:type="dxa"/>
            <w:shd w:val="clear" w:color="auto" w:fill="A6A6A6"/>
          </w:tcPr>
          <w:p w14:paraId="4EC702FD" w14:textId="77777777" w:rsidR="008648C3" w:rsidRPr="000D39AD" w:rsidRDefault="008648C3" w:rsidP="00C76A3F">
            <w:pPr>
              <w:rPr>
                <w:rFonts w:eastAsia="Calibri"/>
                <w:b/>
                <w:bCs/>
                <w:color w:val="000000"/>
              </w:rPr>
            </w:pPr>
            <w:r w:rsidRPr="000D39AD">
              <w:rPr>
                <w:rFonts w:eastAsia="Calibri"/>
                <w:b/>
                <w:bCs/>
                <w:color w:val="000000"/>
              </w:rPr>
              <w:t>Дата</w:t>
            </w:r>
          </w:p>
        </w:tc>
      </w:tr>
      <w:tr w:rsidR="008648C3" w14:paraId="655C09F8" w14:textId="77777777" w:rsidTr="00691767">
        <w:tc>
          <w:tcPr>
            <w:tcW w:w="2001" w:type="dxa"/>
            <w:shd w:val="clear" w:color="auto" w:fill="EAEAEA"/>
          </w:tcPr>
          <w:p w14:paraId="49D6E577" w14:textId="77777777" w:rsidR="008648C3" w:rsidRPr="002B5765" w:rsidRDefault="008648C3" w:rsidP="00C76A3F">
            <w:pPr>
              <w:rPr>
                <w:rFonts w:eastAsia="Calibri"/>
                <w:b/>
                <w:bCs/>
              </w:rPr>
            </w:pPr>
            <w:r w:rsidRPr="002B5765">
              <w:rPr>
                <w:rFonts w:eastAsia="Calibri"/>
                <w:bCs/>
              </w:rPr>
              <w:t>Спонсор проекта</w:t>
            </w:r>
          </w:p>
        </w:tc>
        <w:tc>
          <w:tcPr>
            <w:tcW w:w="1681" w:type="dxa"/>
            <w:shd w:val="clear" w:color="auto" w:fill="EAEAEA"/>
          </w:tcPr>
          <w:p w14:paraId="542DE6E3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  <w:tc>
          <w:tcPr>
            <w:tcW w:w="2267" w:type="dxa"/>
            <w:shd w:val="clear" w:color="auto" w:fill="EAEAEA"/>
          </w:tcPr>
          <w:p w14:paraId="7FFF7870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  <w:tc>
          <w:tcPr>
            <w:tcW w:w="1747" w:type="dxa"/>
            <w:shd w:val="clear" w:color="auto" w:fill="EAEAEA"/>
          </w:tcPr>
          <w:p w14:paraId="06BC6910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  <w:tc>
          <w:tcPr>
            <w:tcW w:w="2364" w:type="dxa"/>
            <w:shd w:val="clear" w:color="auto" w:fill="EAEAEA"/>
          </w:tcPr>
          <w:p w14:paraId="05172E68" w14:textId="77777777" w:rsidR="008648C3" w:rsidRPr="002B5765" w:rsidRDefault="008648C3" w:rsidP="00C76A3F">
            <w:pPr>
              <w:rPr>
                <w:rFonts w:eastAsia="Calibri"/>
              </w:rPr>
            </w:pPr>
          </w:p>
        </w:tc>
      </w:tr>
      <w:tr w:rsidR="00AC1956" w14:paraId="4715EBC7" w14:textId="77777777" w:rsidTr="00691767">
        <w:tc>
          <w:tcPr>
            <w:tcW w:w="2001" w:type="dxa"/>
            <w:shd w:val="clear" w:color="auto" w:fill="auto"/>
          </w:tcPr>
          <w:p w14:paraId="16F76628" w14:textId="77777777" w:rsidR="00AC1956" w:rsidRPr="002B5765" w:rsidRDefault="00AC1956" w:rsidP="00AC1956">
            <w:pPr>
              <w:rPr>
                <w:rFonts w:eastAsia="Calibri"/>
                <w:b/>
                <w:bCs/>
              </w:rPr>
            </w:pPr>
            <w:r w:rsidRPr="002B5765">
              <w:rPr>
                <w:rFonts w:eastAsia="Calibri"/>
                <w:bCs/>
              </w:rPr>
              <w:t>Бизнес-владелец</w:t>
            </w:r>
          </w:p>
        </w:tc>
        <w:tc>
          <w:tcPr>
            <w:tcW w:w="1681" w:type="dxa"/>
            <w:shd w:val="clear" w:color="auto" w:fill="auto"/>
          </w:tcPr>
          <w:p w14:paraId="2C16D80F" w14:textId="09DFFBE1" w:rsidR="00AC1956" w:rsidRPr="000635AD" w:rsidRDefault="00AC1956" w:rsidP="00AC1956">
            <w:pPr>
              <w:rPr>
                <w:rFonts w:eastAsia="Calibri"/>
              </w:rPr>
            </w:pPr>
            <w:r w:rsidRPr="002E622C">
              <w:rPr>
                <w:rFonts w:eastAsia="Calibri"/>
              </w:rPr>
              <w:t>Душниязова</w:t>
            </w:r>
            <w:r>
              <w:rPr>
                <w:rFonts w:eastAsia="Calibri"/>
              </w:rPr>
              <w:t xml:space="preserve"> А. С.</w:t>
            </w:r>
          </w:p>
        </w:tc>
        <w:tc>
          <w:tcPr>
            <w:tcW w:w="2267" w:type="dxa"/>
            <w:shd w:val="clear" w:color="auto" w:fill="auto"/>
          </w:tcPr>
          <w:p w14:paraId="036B94E4" w14:textId="70CE9A83" w:rsidR="00AC1956" w:rsidRPr="002B5765" w:rsidRDefault="00AC1956" w:rsidP="00AC1956">
            <w:pPr>
              <w:rPr>
                <w:rFonts w:eastAsia="Calibri"/>
              </w:rPr>
            </w:pPr>
            <w:r w:rsidRPr="002E622C">
              <w:rPr>
                <w:rFonts w:eastAsia="Calibri"/>
              </w:rPr>
              <w:t>Департамент платежных систем и валютного контроля</w:t>
            </w:r>
          </w:p>
        </w:tc>
        <w:tc>
          <w:tcPr>
            <w:tcW w:w="1747" w:type="dxa"/>
            <w:shd w:val="clear" w:color="auto" w:fill="auto"/>
          </w:tcPr>
          <w:p w14:paraId="513B8F59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2364" w:type="dxa"/>
            <w:shd w:val="clear" w:color="auto" w:fill="auto"/>
          </w:tcPr>
          <w:p w14:paraId="74F71CB9" w14:textId="1222090F" w:rsidR="00AC1956" w:rsidRPr="00691767" w:rsidRDefault="00AC1956" w:rsidP="00AC1956">
            <w:pPr>
              <w:rPr>
                <w:rFonts w:eastAsia="Calibri"/>
                <w:lang w:val="kk-KZ"/>
              </w:rPr>
            </w:pPr>
            <w:r>
              <w:rPr>
                <w:rFonts w:eastAsia="Calibri"/>
                <w:lang w:val="kk-KZ"/>
              </w:rPr>
              <w:t>09</w:t>
            </w:r>
            <w:r>
              <w:rPr>
                <w:rFonts w:eastAsia="Calibri"/>
                <w:lang w:val="en-US"/>
              </w:rPr>
              <w:t>.</w:t>
            </w:r>
            <w:r>
              <w:rPr>
                <w:rFonts w:eastAsia="Calibri"/>
                <w:lang w:val="kk-KZ"/>
              </w:rPr>
              <w:t>01</w:t>
            </w:r>
            <w:r>
              <w:rPr>
                <w:rFonts w:eastAsia="Calibri"/>
                <w:lang w:val="en-US"/>
              </w:rPr>
              <w:t>.202</w:t>
            </w:r>
            <w:r>
              <w:rPr>
                <w:rFonts w:eastAsia="Calibri"/>
                <w:lang w:val="kk-KZ"/>
              </w:rPr>
              <w:t>3</w:t>
            </w:r>
          </w:p>
        </w:tc>
      </w:tr>
      <w:tr w:rsidR="00AC1956" w14:paraId="5FD411FB" w14:textId="77777777" w:rsidTr="00691767">
        <w:tc>
          <w:tcPr>
            <w:tcW w:w="2001" w:type="dxa"/>
            <w:shd w:val="clear" w:color="auto" w:fill="auto"/>
          </w:tcPr>
          <w:p w14:paraId="07BB63F0" w14:textId="77777777" w:rsidR="00AC1956" w:rsidRPr="002B5765" w:rsidRDefault="00AC1956" w:rsidP="00AC1956">
            <w:pPr>
              <w:rPr>
                <w:rFonts w:eastAsia="Calibri"/>
                <w:bCs/>
              </w:rPr>
            </w:pPr>
          </w:p>
        </w:tc>
        <w:tc>
          <w:tcPr>
            <w:tcW w:w="1681" w:type="dxa"/>
            <w:shd w:val="clear" w:color="auto" w:fill="auto"/>
          </w:tcPr>
          <w:p w14:paraId="3AF599DF" w14:textId="410A8123" w:rsidR="00AC1956" w:rsidRDefault="00AC1956" w:rsidP="00AC1956">
            <w:pPr>
              <w:rPr>
                <w:rFonts w:eastAsia="Calibri"/>
              </w:rPr>
            </w:pPr>
            <w:r>
              <w:rPr>
                <w:rFonts w:eastAsia="Calibri"/>
              </w:rPr>
              <w:t>Перфильева Елена</w:t>
            </w:r>
          </w:p>
        </w:tc>
        <w:tc>
          <w:tcPr>
            <w:tcW w:w="2267" w:type="dxa"/>
            <w:shd w:val="clear" w:color="auto" w:fill="auto"/>
          </w:tcPr>
          <w:p w14:paraId="7B1CD5E0" w14:textId="4B08E4C5" w:rsidR="00AC1956" w:rsidRDefault="00AC1956" w:rsidP="00AC1956">
            <w:pPr>
              <w:rPr>
                <w:rFonts w:eastAsia="Calibri"/>
              </w:rPr>
            </w:pPr>
            <w:r>
              <w:rPr>
                <w:rFonts w:eastAsia="Calibri"/>
              </w:rPr>
              <w:t>Начальник УКП</w:t>
            </w:r>
          </w:p>
        </w:tc>
        <w:tc>
          <w:tcPr>
            <w:tcW w:w="1747" w:type="dxa"/>
            <w:shd w:val="clear" w:color="auto" w:fill="auto"/>
          </w:tcPr>
          <w:p w14:paraId="1C45F8B9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2364" w:type="dxa"/>
            <w:shd w:val="clear" w:color="auto" w:fill="auto"/>
          </w:tcPr>
          <w:p w14:paraId="43639EE8" w14:textId="77777777" w:rsidR="00AC1956" w:rsidRDefault="00AC1956" w:rsidP="00AC1956">
            <w:pPr>
              <w:rPr>
                <w:rFonts w:eastAsia="Calibri"/>
                <w:lang w:val="kk-KZ"/>
              </w:rPr>
            </w:pPr>
          </w:p>
        </w:tc>
      </w:tr>
      <w:tr w:rsidR="00AC1956" w14:paraId="20CC8CA1" w14:textId="77777777" w:rsidTr="00691767">
        <w:tc>
          <w:tcPr>
            <w:tcW w:w="2001" w:type="dxa"/>
            <w:shd w:val="clear" w:color="auto" w:fill="auto"/>
          </w:tcPr>
          <w:p w14:paraId="2F0313D3" w14:textId="4FDFFD19" w:rsidR="00AC1956" w:rsidRPr="009047AB" w:rsidRDefault="00AC1956" w:rsidP="00AC1956">
            <w:pPr>
              <w:rPr>
                <w:rFonts w:eastAsia="Calibri"/>
                <w:bCs/>
              </w:rPr>
            </w:pPr>
            <w:r w:rsidRPr="005A51AC">
              <w:rPr>
                <w:rFonts w:eastAsia="Calibri"/>
                <w:bCs/>
              </w:rPr>
              <w:t xml:space="preserve">Заинтересованные структурные подразделения </w:t>
            </w:r>
          </w:p>
        </w:tc>
        <w:tc>
          <w:tcPr>
            <w:tcW w:w="1681" w:type="dxa"/>
            <w:shd w:val="clear" w:color="auto" w:fill="auto"/>
          </w:tcPr>
          <w:p w14:paraId="241C5A06" w14:textId="60BF5884" w:rsidR="00AC1956" w:rsidRPr="0028540D" w:rsidRDefault="00AC1956" w:rsidP="00AC1956">
            <w:pPr>
              <w:rPr>
                <w:rFonts w:eastAsia="Calibri"/>
              </w:rPr>
            </w:pPr>
            <w:r>
              <w:rPr>
                <w:rFonts w:eastAsia="Calibri"/>
              </w:rPr>
              <w:t>З</w:t>
            </w:r>
            <w:r>
              <w:rPr>
                <w:rFonts w:eastAsia="Calibri"/>
                <w:lang w:val="kk-KZ"/>
              </w:rPr>
              <w:t>ұлқарнай Е</w:t>
            </w:r>
            <w:r>
              <w:rPr>
                <w:rFonts w:eastAsia="Calibri"/>
              </w:rPr>
              <w:t>.</w:t>
            </w:r>
          </w:p>
        </w:tc>
        <w:tc>
          <w:tcPr>
            <w:tcW w:w="2267" w:type="dxa"/>
            <w:shd w:val="clear" w:color="auto" w:fill="auto"/>
          </w:tcPr>
          <w:p w14:paraId="6EB65FE2" w14:textId="32533912" w:rsidR="00AC1956" w:rsidRPr="002B5765" w:rsidRDefault="00AC1956" w:rsidP="00AC1956">
            <w:pPr>
              <w:rPr>
                <w:rFonts w:eastAsia="Calibri"/>
              </w:rPr>
            </w:pPr>
            <w:r>
              <w:rPr>
                <w:rFonts w:eastAsia="Calibri"/>
              </w:rPr>
              <w:t>Директор ДРМБ</w:t>
            </w:r>
          </w:p>
        </w:tc>
        <w:tc>
          <w:tcPr>
            <w:tcW w:w="1747" w:type="dxa"/>
            <w:shd w:val="clear" w:color="auto" w:fill="auto"/>
          </w:tcPr>
          <w:p w14:paraId="65895AC8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2364" w:type="dxa"/>
            <w:shd w:val="clear" w:color="auto" w:fill="auto"/>
          </w:tcPr>
          <w:p w14:paraId="616CAA42" w14:textId="20CC27AA" w:rsidR="00AC1956" w:rsidRPr="002B5765" w:rsidRDefault="00AC1956" w:rsidP="00AC1956">
            <w:pPr>
              <w:rPr>
                <w:rFonts w:eastAsia="Calibri"/>
              </w:rPr>
            </w:pPr>
          </w:p>
        </w:tc>
      </w:tr>
      <w:tr w:rsidR="00AC1956" w:rsidRPr="0021041C" w14:paraId="3216AE12" w14:textId="77777777" w:rsidTr="00691767">
        <w:tc>
          <w:tcPr>
            <w:tcW w:w="2001" w:type="dxa"/>
            <w:shd w:val="clear" w:color="auto" w:fill="EAEAEA"/>
          </w:tcPr>
          <w:p w14:paraId="623BD07B" w14:textId="77777777" w:rsidR="00AC1956" w:rsidRPr="002B5765" w:rsidRDefault="00AC1956" w:rsidP="00AC1956">
            <w:pPr>
              <w:rPr>
                <w:rFonts w:eastAsia="Calibri"/>
                <w:b/>
                <w:bCs/>
              </w:rPr>
            </w:pPr>
            <w:r>
              <w:rPr>
                <w:rFonts w:eastAsia="Calibri"/>
                <w:bCs/>
              </w:rPr>
              <w:t>**</w:t>
            </w:r>
            <w:r w:rsidRPr="002B5765">
              <w:rPr>
                <w:rFonts w:eastAsia="Calibri"/>
                <w:bCs/>
              </w:rPr>
              <w:t>Менеджер проекта</w:t>
            </w:r>
          </w:p>
        </w:tc>
        <w:tc>
          <w:tcPr>
            <w:tcW w:w="1681" w:type="dxa"/>
            <w:shd w:val="clear" w:color="auto" w:fill="EAEAEA"/>
          </w:tcPr>
          <w:p w14:paraId="2BB9F047" w14:textId="29F9E580" w:rsidR="00AC1956" w:rsidRPr="002B5765" w:rsidRDefault="00AC1956" w:rsidP="00AC1956">
            <w:pPr>
              <w:rPr>
                <w:rFonts w:eastAsia="Calibri"/>
              </w:rPr>
            </w:pPr>
            <w:r>
              <w:rPr>
                <w:rFonts w:eastAsia="Calibri"/>
              </w:rPr>
              <w:t>Умбетова А.</w:t>
            </w:r>
          </w:p>
        </w:tc>
        <w:tc>
          <w:tcPr>
            <w:tcW w:w="2267" w:type="dxa"/>
            <w:shd w:val="clear" w:color="auto" w:fill="EAEAEA"/>
          </w:tcPr>
          <w:p w14:paraId="1743955C" w14:textId="3318A262" w:rsidR="00AC1956" w:rsidRPr="002B5765" w:rsidRDefault="00AC1956" w:rsidP="00AC1956">
            <w:pPr>
              <w:rPr>
                <w:rFonts w:eastAsia="Calibri"/>
              </w:rPr>
            </w:pPr>
            <w:r>
              <w:rPr>
                <w:rFonts w:eastAsia="Calibri"/>
              </w:rPr>
              <w:t>Старший менеджер проекта</w:t>
            </w:r>
          </w:p>
        </w:tc>
        <w:tc>
          <w:tcPr>
            <w:tcW w:w="1747" w:type="dxa"/>
            <w:shd w:val="clear" w:color="auto" w:fill="EAEAEA"/>
          </w:tcPr>
          <w:p w14:paraId="16C59B6E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2364" w:type="dxa"/>
            <w:shd w:val="clear" w:color="auto" w:fill="EAEAEA"/>
          </w:tcPr>
          <w:p w14:paraId="35E8767F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</w:tr>
      <w:tr w:rsidR="00AC1956" w14:paraId="188982BF" w14:textId="77777777" w:rsidTr="00691767">
        <w:tc>
          <w:tcPr>
            <w:tcW w:w="2001" w:type="dxa"/>
            <w:shd w:val="clear" w:color="auto" w:fill="auto"/>
          </w:tcPr>
          <w:p w14:paraId="2B20AA67" w14:textId="77777777" w:rsidR="00AC1956" w:rsidRPr="002B5765" w:rsidRDefault="00AC1956" w:rsidP="00AC1956">
            <w:pPr>
              <w:rPr>
                <w:rFonts w:eastAsia="Calibri"/>
                <w:b/>
                <w:bCs/>
              </w:rPr>
            </w:pPr>
            <w:r>
              <w:rPr>
                <w:rFonts w:eastAsia="Calibri"/>
                <w:bCs/>
              </w:rPr>
              <w:t>**</w:t>
            </w:r>
            <w:r w:rsidRPr="002B5765">
              <w:rPr>
                <w:rFonts w:eastAsia="Calibri"/>
                <w:bCs/>
              </w:rPr>
              <w:t>Архитектор проекта</w:t>
            </w:r>
          </w:p>
        </w:tc>
        <w:tc>
          <w:tcPr>
            <w:tcW w:w="1681" w:type="dxa"/>
            <w:shd w:val="clear" w:color="auto" w:fill="auto"/>
          </w:tcPr>
          <w:p w14:paraId="1F35FE4C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2267" w:type="dxa"/>
            <w:shd w:val="clear" w:color="auto" w:fill="auto"/>
          </w:tcPr>
          <w:p w14:paraId="75696B05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1747" w:type="dxa"/>
            <w:shd w:val="clear" w:color="auto" w:fill="auto"/>
          </w:tcPr>
          <w:p w14:paraId="683B8E9B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  <w:tc>
          <w:tcPr>
            <w:tcW w:w="2364" w:type="dxa"/>
            <w:shd w:val="clear" w:color="auto" w:fill="auto"/>
          </w:tcPr>
          <w:p w14:paraId="4FDAD0CF" w14:textId="77777777" w:rsidR="00AC1956" w:rsidRPr="002B5765" w:rsidRDefault="00AC1956" w:rsidP="00AC1956">
            <w:pPr>
              <w:rPr>
                <w:rFonts w:eastAsia="Calibri"/>
              </w:rPr>
            </w:pPr>
          </w:p>
        </w:tc>
      </w:tr>
    </w:tbl>
    <w:p w14:paraId="6E69A24A" w14:textId="77777777" w:rsidR="008648C3" w:rsidRPr="00672DCC" w:rsidRDefault="008648C3" w:rsidP="00C76A3F">
      <w:r>
        <w:br w:type="page"/>
      </w:r>
      <w:r>
        <w:rPr>
          <w:rFonts w:cs="Arial"/>
          <w:b/>
          <w:snapToGrid w:val="0"/>
          <w:vanish/>
        </w:rPr>
        <w:t>* Please</w:t>
      </w:r>
      <w:r>
        <w:rPr>
          <w:rFonts w:cs="Arial"/>
          <w:b/>
          <w:snapToGrid w:val="0"/>
          <w:vanish/>
          <w:u w:val="single"/>
        </w:rPr>
        <w:t xml:space="preserve"> ensure all SER Form fields relevant to your area are completed </w:t>
      </w:r>
      <w:r>
        <w:rPr>
          <w:rFonts w:cs="Arial"/>
          <w:b/>
          <w:snapToGrid w:val="0"/>
          <w:vanish/>
        </w:rPr>
        <w:t>*</w:t>
      </w:r>
    </w:p>
    <w:p w14:paraId="6583E6F8" w14:textId="77777777" w:rsidR="008648C3" w:rsidRPr="000D39AD" w:rsidRDefault="008648C3" w:rsidP="00C76A3F">
      <w:pPr>
        <w:pStyle w:val="commentary"/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</w:pPr>
      <w:r w:rsidRPr="000D39AD">
        <w:rPr>
          <w:rFonts w:ascii="Arial" w:hAnsi="Arial" w:cs="Arial"/>
          <w:b/>
          <w:i w:val="0"/>
          <w:snapToGrid w:val="0"/>
          <w:vanish w:val="0"/>
          <w:color w:val="1F4E79"/>
          <w:sz w:val="22"/>
          <w:szCs w:val="22"/>
          <w:lang w:val="ru-RU"/>
        </w:rPr>
        <w:lastRenderedPageBreak/>
        <w:t>1.3 История Заявки</w:t>
      </w:r>
    </w:p>
    <w:p w14:paraId="10409C20" w14:textId="77777777" w:rsidR="008648C3" w:rsidRPr="00605EE3" w:rsidRDefault="008648C3" w:rsidP="00C76A3F">
      <w:pPr>
        <w:pStyle w:val="commentary"/>
        <w:rPr>
          <w:rFonts w:ascii="Arial" w:hAnsi="Arial" w:cs="Arial"/>
          <w:snapToGrid w:val="0"/>
          <w:vanish w:val="0"/>
          <w:lang w:val="ru-RU"/>
        </w:rPr>
      </w:pP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5273"/>
      </w:tblGrid>
      <w:tr w:rsidR="008648C3" w:rsidRPr="00477E88" w14:paraId="55FA68D8" w14:textId="77777777" w:rsidTr="0028540D">
        <w:trPr>
          <w:trHeight w:val="40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9B23DE9" w14:textId="77777777" w:rsidR="008648C3" w:rsidRPr="00477E88" w:rsidRDefault="008648C3" w:rsidP="00C76A3F">
            <w:pPr>
              <w:rPr>
                <w:i/>
              </w:rPr>
            </w:pPr>
            <w:r w:rsidRPr="00477E88">
              <w:rPr>
                <w:rFonts w:cs="Arial"/>
                <w:b/>
                <w:snapToGrid w:val="0"/>
              </w:rPr>
              <w:t>*</w:t>
            </w:r>
            <w:r w:rsidRPr="00477E88">
              <w:rPr>
                <w:rFonts w:cs="Arial"/>
                <w:b/>
                <w:snapToGrid w:val="0"/>
                <w:vanish/>
              </w:rPr>
              <w:t>*ННав</w:t>
            </w:r>
            <w:r w:rsidRPr="00477E88">
              <w:rPr>
                <w:b/>
              </w:rPr>
              <w:t xml:space="preserve"> Название заявки </w:t>
            </w:r>
            <w:r w:rsidRPr="00477E88">
              <w:rPr>
                <w:rFonts w:cs="Arial"/>
                <w:b/>
                <w:snapToGrid w:val="0"/>
                <w:vanish/>
              </w:rPr>
              <w:t>***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65FDD5A8" w14:textId="77777777" w:rsidR="008648C3" w:rsidRPr="00477E88" w:rsidRDefault="008648C3" w:rsidP="00C76A3F">
            <w:pPr>
              <w:rPr>
                <w:b/>
              </w:rPr>
            </w:pPr>
            <w:r w:rsidRPr="00477E88">
              <w:rPr>
                <w:rFonts w:cs="Arial"/>
                <w:b/>
                <w:snapToGrid w:val="0"/>
              </w:rPr>
              <w:t xml:space="preserve">* </w:t>
            </w:r>
            <w:r w:rsidRPr="00477E88">
              <w:rPr>
                <w:b/>
              </w:rPr>
              <w:t>Лицо подавшее заявку</w:t>
            </w:r>
          </w:p>
        </w:tc>
      </w:tr>
      <w:tr w:rsidR="008648C3" w:rsidRPr="006519A0" w14:paraId="60E48D98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0602" w14:textId="3EE5356F" w:rsidR="008648C3" w:rsidRPr="00691767" w:rsidRDefault="00691767" w:rsidP="00C76A3F">
            <w:pPr>
              <w:shd w:val="clear" w:color="auto" w:fill="FFFFFF"/>
              <w:spacing w:after="0" w:line="360" w:lineRule="atLeast"/>
              <w:rPr>
                <w:i/>
                <w:lang w:val="kk-KZ"/>
              </w:rPr>
            </w:pPr>
            <w:r>
              <w:rPr>
                <w:lang w:val="kk-KZ"/>
              </w:rPr>
              <w:t xml:space="preserve">Автоматизация уведомления об истечении срока репатриации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41E8B" w14:textId="60857002" w:rsidR="008648C3" w:rsidRPr="00040923" w:rsidRDefault="0040281B" w:rsidP="00C76A3F">
            <w:pPr>
              <w:rPr>
                <w:bCs/>
                <w:lang w:val="kk-KZ"/>
              </w:rPr>
            </w:pPr>
            <w:r w:rsidRPr="00F92985">
              <w:t>Умбетова А.М.</w:t>
            </w:r>
            <w:r w:rsidR="008648C3" w:rsidRPr="00F92985">
              <w:t xml:space="preserve">/ </w:t>
            </w:r>
            <w:r w:rsidR="00F63F0C" w:rsidRPr="00F92985">
              <w:t>Д</w:t>
            </w:r>
            <w:r w:rsidRPr="00F92985">
              <w:t>МБ</w:t>
            </w:r>
            <w:r w:rsidR="008648C3" w:rsidRPr="00F92985">
              <w:t xml:space="preserve"> / </w:t>
            </w:r>
            <w:r w:rsidRPr="00F92985">
              <w:t>ст</w:t>
            </w:r>
            <w:r w:rsidR="00455E67" w:rsidRPr="00F92985">
              <w:t xml:space="preserve">. менеджер </w:t>
            </w:r>
            <w:r w:rsidRPr="00F92985">
              <w:t>проекта</w:t>
            </w:r>
          </w:p>
        </w:tc>
      </w:tr>
      <w:tr w:rsidR="008648C3" w:rsidRPr="00477E88" w14:paraId="2F061B77" w14:textId="77777777" w:rsidTr="0028540D">
        <w:trPr>
          <w:trHeight w:val="46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3B18DB8F" w14:textId="77777777" w:rsidR="008648C3" w:rsidRPr="00477E88" w:rsidRDefault="008648C3" w:rsidP="00C76A3F">
            <w:pPr>
              <w:rPr>
                <w:rFonts w:cs="Arial"/>
                <w:b/>
                <w:snapToGrid w:val="0"/>
                <w:szCs w:val="32"/>
              </w:rPr>
            </w:pPr>
            <w:r w:rsidRPr="00477E88">
              <w:rPr>
                <w:rFonts w:cs="Arial"/>
                <w:b/>
                <w:snapToGrid w:val="0"/>
                <w:szCs w:val="32"/>
              </w:rPr>
              <w:t>*</w:t>
            </w:r>
            <w:r>
              <w:rPr>
                <w:rFonts w:cs="Arial"/>
                <w:b/>
                <w:snapToGrid w:val="0"/>
                <w:szCs w:val="32"/>
              </w:rPr>
              <w:t xml:space="preserve"> </w:t>
            </w:r>
            <w:r w:rsidRPr="00477E88">
              <w:rPr>
                <w:rFonts w:cs="Arial"/>
                <w:b/>
                <w:snapToGrid w:val="0"/>
                <w:szCs w:val="32"/>
              </w:rPr>
              <w:t>Цели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3ABC089" w14:textId="77777777" w:rsidR="008648C3" w:rsidRPr="00477E88" w:rsidRDefault="008648C3" w:rsidP="00C76A3F">
            <w:pPr>
              <w:rPr>
                <w:rFonts w:cs="Arial"/>
                <w:b/>
                <w:snapToGrid w:val="0"/>
                <w:szCs w:val="32"/>
              </w:rPr>
            </w:pPr>
            <w:r w:rsidRPr="00477E88">
              <w:rPr>
                <w:rFonts w:cs="Arial"/>
                <w:b/>
                <w:snapToGrid w:val="0"/>
                <w:szCs w:val="32"/>
              </w:rPr>
              <w:t>*</w:t>
            </w:r>
            <w:r>
              <w:rPr>
                <w:rFonts w:cs="Arial"/>
                <w:b/>
                <w:snapToGrid w:val="0"/>
                <w:szCs w:val="32"/>
              </w:rPr>
              <w:t xml:space="preserve"> </w:t>
            </w:r>
            <w:r w:rsidRPr="00477E88">
              <w:rPr>
                <w:rFonts w:cs="Arial"/>
                <w:b/>
                <w:snapToGrid w:val="0"/>
                <w:szCs w:val="32"/>
              </w:rPr>
              <w:t xml:space="preserve">Предпосылки </w:t>
            </w:r>
          </w:p>
        </w:tc>
      </w:tr>
      <w:tr w:rsidR="008648C3" w:rsidRPr="000E54A0" w14:paraId="29FE341A" w14:textId="77777777" w:rsidTr="00D1200D">
        <w:trPr>
          <w:trHeight w:val="2456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6E5F" w14:textId="77777777" w:rsidR="00691767" w:rsidRDefault="00691767" w:rsidP="00C76A3F">
            <w:pPr>
              <w:pStyle w:val="afb"/>
            </w:pPr>
            <w:r w:rsidRPr="00691767">
              <w:t>Упрощение процесса обработки со с</w:t>
            </w:r>
            <w:r>
              <w:t>тороны валютного контроля</w:t>
            </w:r>
          </w:p>
          <w:p w14:paraId="154B3154" w14:textId="371422DE" w:rsidR="00D3238E" w:rsidRPr="001047FE" w:rsidRDefault="00691767" w:rsidP="00036CD3">
            <w:pPr>
              <w:pStyle w:val="afb"/>
            </w:pPr>
            <w:r>
              <w:rPr>
                <w:lang w:val="kk-KZ"/>
              </w:rPr>
              <w:t>уменьшение расходов Банка на курьерскую почту</w:t>
            </w:r>
            <w:r w:rsidRPr="00691767">
              <w:t xml:space="preserve"> </w:t>
            </w:r>
            <w:del w:id="0" w:author="Душниязова Асия Сахитжановна" w:date="2023-02-06T11:14:00Z">
              <w:r w:rsidRPr="00691767" w:rsidDel="00036CD3">
                <w:delText>уменьшение времени обработки</w:delText>
              </w:r>
            </w:del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308"/>
            </w:tblGrid>
            <w:tr w:rsidR="00EA7F63" w:rsidRPr="00EA7F63" w14:paraId="6999B3E5" w14:textId="77777777">
              <w:trPr>
                <w:trHeight w:val="425"/>
              </w:trPr>
              <w:tc>
                <w:tcPr>
                  <w:tcW w:w="4308" w:type="dxa"/>
                </w:tcPr>
                <w:p w14:paraId="308D2556" w14:textId="096E93E6" w:rsidR="00691767" w:rsidRDefault="00AC1956" w:rsidP="00691767">
                  <w:pPr>
                    <w:pStyle w:val="afb"/>
                  </w:pPr>
                  <w:r>
                    <w:t>Требование регулятора</w:t>
                  </w:r>
                </w:p>
                <w:p w14:paraId="6C934A63" w14:textId="25D13882" w:rsidR="00EA7F63" w:rsidRPr="00EA7F63" w:rsidRDefault="00EA7F63" w:rsidP="00C76A3F">
                  <w:pPr>
                    <w:autoSpaceDE w:val="0"/>
                    <w:autoSpaceDN w:val="0"/>
                    <w:adjustRightInd w:val="0"/>
                    <w:spacing w:after="0" w:line="240" w:lineRule="auto"/>
                  </w:pPr>
                </w:p>
              </w:tc>
            </w:tr>
          </w:tbl>
          <w:p w14:paraId="696B662B" w14:textId="77777777" w:rsidR="00EA7F63" w:rsidRPr="00DB191E" w:rsidRDefault="00EA7F63" w:rsidP="00C76A3F">
            <w:pPr>
              <w:pStyle w:val="Default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</w:p>
          <w:p w14:paraId="7DD686CC" w14:textId="01E56110" w:rsidR="00F43B0D" w:rsidRPr="00DB191E" w:rsidRDefault="00F43B0D" w:rsidP="00C76A3F">
            <w:pPr>
              <w:pStyle w:val="Default"/>
              <w:rPr>
                <w:rFonts w:asciiTheme="minorHAnsi" w:hAnsiTheme="minorHAnsi" w:cstheme="minorBidi"/>
                <w:color w:val="auto"/>
                <w:sz w:val="22"/>
                <w:szCs w:val="22"/>
              </w:rPr>
            </w:pPr>
          </w:p>
        </w:tc>
      </w:tr>
      <w:tr w:rsidR="008648C3" w:rsidRPr="000E54A0" w14:paraId="2A461E17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8218F5B" w14:textId="77777777" w:rsidR="008648C3" w:rsidRPr="00477E88" w:rsidRDefault="008648C3" w:rsidP="00C76A3F">
            <w:pPr>
              <w:rPr>
                <w:i/>
              </w:rPr>
            </w:pPr>
            <w:r w:rsidRPr="00477E88">
              <w:rPr>
                <w:rFonts w:cs="Arial"/>
                <w:b/>
                <w:snapToGrid w:val="0"/>
              </w:rPr>
              <w:t xml:space="preserve">* </w:t>
            </w:r>
            <w:r w:rsidRPr="00477E88">
              <w:rPr>
                <w:b/>
              </w:rPr>
              <w:t xml:space="preserve">Дата внедрения запрашиваемых изменений </w:t>
            </w:r>
          </w:p>
          <w:p w14:paraId="5A855B97" w14:textId="77777777" w:rsidR="008648C3" w:rsidRPr="00477E88" w:rsidRDefault="008648C3" w:rsidP="00C76A3F">
            <w:pPr>
              <w:rPr>
                <w:i/>
                <w:lang w:val="en-US"/>
              </w:rPr>
            </w:pP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9179F46" w14:textId="77777777" w:rsidR="008648C3" w:rsidRPr="00477E88" w:rsidRDefault="008648C3" w:rsidP="00C76A3F">
            <w:r w:rsidRPr="00477E88">
              <w:rPr>
                <w:rFonts w:cs="Arial"/>
                <w:b/>
                <w:snapToGrid w:val="0"/>
              </w:rPr>
              <w:t xml:space="preserve">* </w:t>
            </w:r>
            <w:r w:rsidRPr="00477E88">
              <w:rPr>
                <w:b/>
              </w:rPr>
              <w:t>Сфера Бизнеса на которой отразятся запрашиваемые изменения</w:t>
            </w:r>
          </w:p>
        </w:tc>
      </w:tr>
      <w:tr w:rsidR="008648C3" w:rsidRPr="000E54A0" w14:paraId="47D24743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63679" w14:textId="1D16FD6B" w:rsidR="00D613B7" w:rsidRPr="008D1016" w:rsidRDefault="00691767" w:rsidP="00C76A3F">
            <w:r>
              <w:rPr>
                <w:lang w:val="kk-KZ"/>
              </w:rPr>
              <w:t>июль</w:t>
            </w:r>
            <w:r w:rsidR="008D1016">
              <w:t xml:space="preserve"> 2</w:t>
            </w:r>
            <w:r w:rsidR="00455E67">
              <w:t>02</w:t>
            </w:r>
            <w:r w:rsidR="0040281B">
              <w:t>3</w:t>
            </w:r>
            <w:r w:rsidR="00B00688" w:rsidRPr="00040923">
              <w:t>г.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C6BDA" w14:textId="086DCDC6" w:rsidR="008648C3" w:rsidRPr="00691767" w:rsidRDefault="00691767" w:rsidP="00C76A3F">
            <w:pPr>
              <w:rPr>
                <w:i/>
              </w:rPr>
            </w:pPr>
            <w:r w:rsidRPr="00691767">
              <w:t>Валютный контроль</w:t>
            </w:r>
          </w:p>
        </w:tc>
      </w:tr>
      <w:tr w:rsidR="008648C3" w:rsidRPr="00477E88" w14:paraId="73F7E6EC" w14:textId="77777777" w:rsidTr="0028540D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904B09A" w14:textId="77777777" w:rsidR="008648C3" w:rsidRPr="00477E88" w:rsidRDefault="008648C3" w:rsidP="00C76A3F">
            <w:pPr>
              <w:rPr>
                <w:rFonts w:cs="Arial"/>
                <w:b/>
              </w:rPr>
            </w:pPr>
            <w:r w:rsidRPr="00477E88">
              <w:rPr>
                <w:rFonts w:cs="Arial"/>
                <w:b/>
                <w:snapToGrid w:val="0"/>
              </w:rPr>
              <w:t>* Краткое описание заявки</w:t>
            </w:r>
            <w:r w:rsidRPr="00477E88">
              <w:rPr>
                <w:rFonts w:cs="Arial"/>
                <w:b/>
              </w:rPr>
              <w:t xml:space="preserve"> </w:t>
            </w:r>
          </w:p>
        </w:tc>
      </w:tr>
      <w:tr w:rsidR="008648C3" w:rsidRPr="00094AD7" w14:paraId="2632E1D1" w14:textId="77777777" w:rsidTr="0028540D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D144" w14:textId="4B7B1E05" w:rsidR="00A7526E" w:rsidRPr="005F7BC9" w:rsidRDefault="00691767" w:rsidP="00CA56A3">
            <w:pPr>
              <w:numPr>
                <w:ilvl w:val="0"/>
                <w:numId w:val="5"/>
              </w:numPr>
              <w:shd w:val="clear" w:color="auto" w:fill="F7F7F7"/>
              <w:spacing w:after="105" w:line="240" w:lineRule="auto"/>
              <w:ind w:left="0"/>
              <w:textAlignment w:val="baseline"/>
            </w:pPr>
            <w:r>
              <w:rPr>
                <w:lang w:val="kk-KZ"/>
              </w:rPr>
              <w:t>Автоматизация отчета и отправки уведомления об истечении срока репатриации клиентам через СДБО и эл</w:t>
            </w:r>
            <w:r>
              <w:t>.</w:t>
            </w:r>
            <w:r>
              <w:rPr>
                <w:lang w:val="kk-KZ"/>
              </w:rPr>
              <w:t xml:space="preserve"> Почту, СМС</w:t>
            </w:r>
          </w:p>
        </w:tc>
      </w:tr>
    </w:tbl>
    <w:p w14:paraId="090DC6AD" w14:textId="77777777" w:rsidR="008648C3" w:rsidRPr="003C15E6" w:rsidRDefault="008648C3" w:rsidP="00C76A3F">
      <w:pPr>
        <w:pStyle w:val="commentary"/>
        <w:rPr>
          <w:b/>
          <w:i w:val="0"/>
          <w:vanish w:val="0"/>
          <w:color w:val="auto"/>
          <w:sz w:val="22"/>
          <w:szCs w:val="22"/>
          <w:lang w:val="ru-RU"/>
        </w:rPr>
      </w:pPr>
    </w:p>
    <w:p w14:paraId="708B93B7" w14:textId="77777777" w:rsidR="008648C3" w:rsidRPr="002D0E56" w:rsidRDefault="008648C3" w:rsidP="00CA56A3">
      <w:pPr>
        <w:pStyle w:val="commentary"/>
        <w:numPr>
          <w:ilvl w:val="2"/>
          <w:numId w:val="2"/>
        </w:numPr>
        <w:rPr>
          <w:rFonts w:ascii="Arial" w:hAnsi="Arial" w:cs="Arial"/>
          <w:i w:val="0"/>
          <w:snapToGrid w:val="0"/>
          <w:vanish w:val="0"/>
          <w:color w:val="1F4E79"/>
          <w:sz w:val="22"/>
          <w:szCs w:val="22"/>
          <w:lang w:val="ru-RU"/>
        </w:rPr>
      </w:pPr>
      <w:r w:rsidRPr="002D0E56">
        <w:rPr>
          <w:rFonts w:ascii="Arial" w:hAnsi="Arial" w:cs="Arial"/>
          <w:i w:val="0"/>
          <w:snapToGrid w:val="0"/>
          <w:vanish w:val="0"/>
          <w:color w:val="1F4E79"/>
          <w:sz w:val="22"/>
          <w:szCs w:val="22"/>
          <w:lang w:val="ru-RU"/>
        </w:rPr>
        <w:t>Ожидаемая польза от внедрения заявки</w:t>
      </w: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5273"/>
      </w:tblGrid>
      <w:tr w:rsidR="008648C3" w:rsidRPr="000D39AD" w14:paraId="1E304BD0" w14:textId="77777777" w:rsidTr="0028540D">
        <w:trPr>
          <w:hidden w:val="0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E355B53" w14:textId="77777777" w:rsidR="008648C3" w:rsidRPr="00026CBF" w:rsidRDefault="008648C3" w:rsidP="00C76A3F">
            <w:pPr>
              <w:pStyle w:val="commentary"/>
              <w:rPr>
                <w:rFonts w:ascii="Arial" w:hAnsi="Arial" w:cs="Arial"/>
                <w:b/>
                <w:i w:val="0"/>
                <w:snapToGrid w:val="0"/>
                <w:vanish w:val="0"/>
                <w:color w:val="auto"/>
                <w:sz w:val="22"/>
                <w:szCs w:val="22"/>
                <w:lang w:val="ru-RU"/>
              </w:rPr>
            </w:pPr>
            <w:r w:rsidRPr="00E62D8A">
              <w:rPr>
                <w:rFonts w:asciiTheme="minorHAnsi" w:eastAsiaTheme="minorHAnsi" w:hAnsiTheme="minorHAnsi" w:cs="Arial"/>
                <w:b/>
                <w:i w:val="0"/>
                <w:vanish w:val="0"/>
                <w:color w:val="auto"/>
                <w:sz w:val="22"/>
                <w:szCs w:val="22"/>
                <w:lang w:val="ru-RU"/>
              </w:rPr>
              <w:t>*</w:t>
            </w:r>
            <w:r>
              <w:rPr>
                <w:rFonts w:ascii="Arial" w:hAnsi="Arial" w:cs="Arial"/>
                <w:b/>
                <w:i w:val="0"/>
                <w:snapToGrid w:val="0"/>
                <w:vanish w:val="0"/>
                <w:color w:val="auto"/>
                <w:sz w:val="22"/>
                <w:szCs w:val="22"/>
                <w:lang w:val="ru-RU"/>
              </w:rPr>
              <w:t xml:space="preserve"> </w:t>
            </w:r>
            <w:r w:rsidRPr="00BF6EF7">
              <w:rPr>
                <w:rFonts w:ascii="Arial" w:hAnsi="Arial" w:cs="Arial"/>
                <w:b/>
                <w:i w:val="0"/>
                <w:snapToGrid w:val="0"/>
                <w:vanish w:val="0"/>
                <w:color w:val="auto"/>
                <w:szCs w:val="22"/>
                <w:lang w:val="ru-RU"/>
              </w:rPr>
              <w:t>Тип заявки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D2990" w14:textId="37977E79" w:rsidR="008648C3" w:rsidRPr="00BF6EF7" w:rsidRDefault="008648C3" w:rsidP="00C76A3F">
            <w:pPr>
              <w:pStyle w:val="commentary"/>
              <w:rPr>
                <w:rFonts w:ascii="Arial" w:hAnsi="Arial" w:cs="Arial"/>
                <w:snapToGrid w:val="0"/>
                <w:vanish w:val="0"/>
                <w:color w:val="auto"/>
                <w:sz w:val="22"/>
                <w:szCs w:val="22"/>
                <w:lang w:val="ru-RU"/>
              </w:rPr>
            </w:pPr>
            <w:r w:rsidRPr="00BB1358">
              <w:rPr>
                <w:rFonts w:ascii="Arial" w:hAnsi="Arial" w:cs="Arial"/>
                <w:snapToGrid w:val="0"/>
                <w:vanish w:val="0"/>
                <w:color w:val="auto"/>
                <w:szCs w:val="22"/>
                <w:u w:val="single"/>
                <w:lang w:val="ru-RU"/>
              </w:rPr>
              <w:t>Бизнес</w:t>
            </w:r>
          </w:p>
        </w:tc>
      </w:tr>
      <w:tr w:rsidR="008648C3" w14:paraId="48039F7E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DD91D84" w14:textId="77777777" w:rsidR="008648C3" w:rsidRDefault="008648C3" w:rsidP="00C76A3F">
            <w:pPr>
              <w:rPr>
                <w:rFonts w:cs="Arial"/>
                <w:i/>
              </w:rPr>
            </w:pPr>
            <w:r>
              <w:rPr>
                <w:rFonts w:cs="Arial"/>
                <w:b/>
              </w:rPr>
              <w:t xml:space="preserve">* Вид заявки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1836" w14:textId="7F0F078C" w:rsidR="008648C3" w:rsidRPr="00983318" w:rsidRDefault="008648C3" w:rsidP="00C76A3F">
            <w:pPr>
              <w:rPr>
                <w:rFonts w:cs="Arial"/>
                <w:i/>
              </w:rPr>
            </w:pPr>
            <w:r w:rsidRPr="00BB1358">
              <w:rPr>
                <w:rFonts w:cs="Arial"/>
                <w:i/>
                <w:u w:val="single"/>
              </w:rPr>
              <w:t xml:space="preserve">Сервисная </w:t>
            </w:r>
          </w:p>
        </w:tc>
      </w:tr>
      <w:tr w:rsidR="008648C3" w:rsidRPr="000E54A0" w14:paraId="0B6C47EC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4E0A7060" w14:textId="00FC0D79" w:rsidR="008648C3" w:rsidRPr="00993ADF" w:rsidRDefault="00E62D8A" w:rsidP="00C76A3F">
            <w:pPr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b/>
              </w:rPr>
              <w:t xml:space="preserve"> </w:t>
            </w:r>
            <w:r w:rsidR="008648C3">
              <w:rPr>
                <w:rFonts w:cs="Arial"/>
                <w:b/>
              </w:rPr>
              <w:t>Ожидаемый доход в первые 3 года после внедрения запрашиваемых изменений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5F748" w14:textId="14974D2E" w:rsidR="008648C3" w:rsidRPr="00E62D8A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</w:p>
        </w:tc>
      </w:tr>
      <w:tr w:rsidR="008648C3" w:rsidRPr="000E54A0" w14:paraId="03980C52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40FD624" w14:textId="609D977F" w:rsidR="008648C3" w:rsidRPr="00993ADF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b/>
              </w:rPr>
              <w:t xml:space="preserve"> Ожидаемое сокращение расходов в первые 3 года после внедрения запрашиваемых изменений</w:t>
            </w:r>
            <w:r w:rsidRPr="00993ADF">
              <w:rPr>
                <w:rFonts w:cs="Arial"/>
                <w:b/>
              </w:rPr>
              <w:t xml:space="preserve">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0B43" w14:textId="7EA1780C" w:rsidR="008648C3" w:rsidRPr="00993ADF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</w:p>
        </w:tc>
      </w:tr>
      <w:tr w:rsidR="008648C3" w:rsidRPr="000E54A0" w14:paraId="0B329AF9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B1D4661" w14:textId="77777777" w:rsidR="008648C3" w:rsidRPr="00993ADF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b/>
              </w:rPr>
              <w:t>Любая другая выгода от внедрения запрашиваемых изменений</w:t>
            </w:r>
            <w:r w:rsidRPr="00993ADF">
              <w:rPr>
                <w:rFonts w:cs="Arial"/>
                <w:b/>
              </w:rPr>
              <w:t xml:space="preserve">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1F7F7" w14:textId="6076477E" w:rsidR="008648C3" w:rsidRPr="005839BC" w:rsidRDefault="00691767" w:rsidP="00691767">
            <w:pPr>
              <w:pStyle w:val="aa"/>
              <w:tabs>
                <w:tab w:val="left" w:pos="426"/>
              </w:tabs>
              <w:ind w:left="0"/>
              <w:rPr>
                <w:rFonts w:cs="Arial"/>
                <w:b/>
                <w:i/>
                <w:sz w:val="16"/>
                <w:szCs w:val="16"/>
              </w:rPr>
            </w:pPr>
            <w:r w:rsidRPr="00691767">
              <w:t xml:space="preserve">Упрощение процесса обработки со стороны валютного контроля/ </w:t>
            </w:r>
            <w:r>
              <w:rPr>
                <w:lang w:val="kk-KZ"/>
              </w:rPr>
              <w:t>уменьшение расходов Банка на курьерскую почту</w:t>
            </w:r>
            <w:r w:rsidRPr="00691767">
              <w:t>/ уменьшение времени обработки.</w:t>
            </w:r>
          </w:p>
        </w:tc>
      </w:tr>
      <w:tr w:rsidR="008648C3" w:rsidRPr="000E54A0" w14:paraId="173C4CF1" w14:textId="77777777" w:rsidTr="00F804A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F6FE693" w14:textId="77777777" w:rsidR="008648C3" w:rsidRPr="009047AB" w:rsidRDefault="008648C3" w:rsidP="00C76A3F">
            <w:pPr>
              <w:rPr>
                <w:rFonts w:cs="Arial"/>
                <w:b/>
              </w:rPr>
            </w:pPr>
            <w:r w:rsidRPr="009047AB">
              <w:rPr>
                <w:rFonts w:cs="Arial"/>
                <w:b/>
              </w:rPr>
              <w:t xml:space="preserve">Привлечение внешних сторон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D5E01" w14:textId="2EE93ABC" w:rsidR="002C1FF6" w:rsidRPr="006C4A52" w:rsidRDefault="006C4A52" w:rsidP="00C76A3F">
            <w:pPr>
              <w:pStyle w:val="aa"/>
              <w:tabs>
                <w:tab w:val="left" w:pos="426"/>
              </w:tabs>
              <w:ind w:left="0"/>
              <w:rPr>
                <w:rFonts w:cs="Arial"/>
                <w:i/>
                <w:szCs w:val="16"/>
                <w:highlight w:val="yellow"/>
              </w:rPr>
            </w:pPr>
            <w:r>
              <w:rPr>
                <w:rFonts w:cs="Arial"/>
                <w:i/>
                <w:szCs w:val="16"/>
              </w:rPr>
              <w:t>Нет</w:t>
            </w:r>
          </w:p>
        </w:tc>
      </w:tr>
      <w:tr w:rsidR="008648C3" w:rsidRPr="000E54A0" w14:paraId="5E2C9398" w14:textId="77777777" w:rsidTr="00F804A8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F6087B3" w14:textId="77777777" w:rsidR="008648C3" w:rsidRPr="009047AB" w:rsidRDefault="008648C3" w:rsidP="00C76A3F">
            <w:pPr>
              <w:rPr>
                <w:rFonts w:cs="Arial"/>
                <w:b/>
              </w:rPr>
            </w:pPr>
            <w:r w:rsidRPr="009047AB">
              <w:rPr>
                <w:rFonts w:cs="Arial"/>
                <w:b/>
              </w:rPr>
              <w:t>Необходимость приобретения дополнительного ПО или компонентов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2C92D" w14:textId="31671601" w:rsidR="008648C3" w:rsidRPr="009047AB" w:rsidRDefault="002C1FF6" w:rsidP="00C76A3F">
            <w:pPr>
              <w:rPr>
                <w:rFonts w:cs="Arial"/>
                <w:i/>
                <w:szCs w:val="16"/>
              </w:rPr>
            </w:pPr>
            <w:r>
              <w:rPr>
                <w:rFonts w:cs="Arial"/>
                <w:i/>
                <w:szCs w:val="16"/>
              </w:rPr>
              <w:t>Нет</w:t>
            </w:r>
          </w:p>
        </w:tc>
      </w:tr>
      <w:tr w:rsidR="008648C3" w:rsidRPr="00D66D9C" w14:paraId="3041B3A9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F271CA9" w14:textId="77777777" w:rsidR="008648C3" w:rsidRPr="00D66D9C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b/>
              </w:rPr>
              <w:t>* Текущие Бизнес</w:t>
            </w:r>
            <w:r w:rsidRPr="00D66D9C">
              <w:rPr>
                <w:rFonts w:cs="Arial"/>
                <w:b/>
              </w:rPr>
              <w:t>-</w:t>
            </w:r>
            <w:r>
              <w:rPr>
                <w:rFonts w:cs="Arial"/>
                <w:b/>
              </w:rPr>
              <w:t>объемы</w:t>
            </w:r>
            <w:r w:rsidRPr="00D66D9C">
              <w:rPr>
                <w:rFonts w:cs="Arial"/>
                <w:b/>
              </w:rPr>
              <w:t xml:space="preserve">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570BA" w14:textId="04A1B89B" w:rsidR="008A1E50" w:rsidRDefault="00C855E4" w:rsidP="00C47B9D">
            <w:pPr>
              <w:rPr>
                <w:lang w:val="kk-KZ"/>
              </w:rPr>
            </w:pPr>
            <w:r w:rsidRPr="00C47B9D">
              <w:rPr>
                <w:lang w:val="kk-KZ"/>
              </w:rPr>
              <w:t>В среднем 150 уведомлений в месяц направляется клиентам</w:t>
            </w:r>
            <w:r w:rsidR="00C47B9D" w:rsidRPr="00C47B9D">
              <w:rPr>
                <w:lang w:val="kk-KZ"/>
              </w:rPr>
              <w:t xml:space="preserve"> по всему РК</w:t>
            </w:r>
            <w:r w:rsidRPr="00C47B9D">
              <w:rPr>
                <w:lang w:val="kk-KZ"/>
              </w:rPr>
              <w:t>:</w:t>
            </w:r>
            <w:r w:rsidR="00C47B9D" w:rsidRPr="00C47B9D">
              <w:rPr>
                <w:lang w:val="kk-KZ"/>
              </w:rPr>
              <w:t xml:space="preserve"> 50% приходится на Алматы, т.е. 75 уведомлений</w:t>
            </w:r>
            <w:r w:rsidRPr="00C47B9D">
              <w:rPr>
                <w:lang w:val="kk-KZ"/>
              </w:rPr>
              <w:t>, стоимость одной</w:t>
            </w:r>
            <w:r w:rsidR="00C47B9D">
              <w:rPr>
                <w:lang w:val="kk-KZ"/>
              </w:rPr>
              <w:t xml:space="preserve"> </w:t>
            </w:r>
            <w:r w:rsidRPr="008A1E50">
              <w:rPr>
                <w:lang w:val="kk-KZ"/>
              </w:rPr>
              <w:t xml:space="preserve"> </w:t>
            </w:r>
            <w:r w:rsidR="00C47B9D" w:rsidRPr="008A1E50">
              <w:rPr>
                <w:lang w:val="kk-KZ"/>
              </w:rPr>
              <w:t>доставки составляет 660 тенге,</w:t>
            </w:r>
            <w:r w:rsidR="008A1E50">
              <w:rPr>
                <w:lang w:val="kk-KZ"/>
              </w:rPr>
              <w:t xml:space="preserve"> расход на г. Алматы составляет ориентировачно 49 500тг.</w:t>
            </w:r>
            <w:r w:rsidR="00C47B9D" w:rsidRPr="008A1E50">
              <w:rPr>
                <w:lang w:val="kk-KZ"/>
              </w:rPr>
              <w:t xml:space="preserve"> </w:t>
            </w:r>
          </w:p>
          <w:p w14:paraId="1E1A6BF8" w14:textId="77777777" w:rsidR="00C855E4" w:rsidRDefault="00C47B9D" w:rsidP="00C47B9D">
            <w:pPr>
              <w:rPr>
                <w:lang w:val="kk-KZ"/>
              </w:rPr>
            </w:pPr>
            <w:r w:rsidRPr="008A1E50">
              <w:rPr>
                <w:lang w:val="kk-KZ"/>
              </w:rPr>
              <w:t>50% приходится на все другие регионы РК где стоимость доставки начинается от 880тг (города</w:t>
            </w:r>
            <w:r w:rsidR="008A1E50" w:rsidRPr="008A1E50">
              <w:rPr>
                <w:lang w:val="kk-KZ"/>
              </w:rPr>
              <w:t>), 990тг (область), 3300тг (отдаленные регионы)</w:t>
            </w:r>
            <w:r w:rsidR="008A1E50">
              <w:rPr>
                <w:lang w:val="kk-KZ"/>
              </w:rPr>
              <w:t xml:space="preserve"> </w:t>
            </w:r>
          </w:p>
          <w:p w14:paraId="3C24F541" w14:textId="77777777" w:rsidR="008A1E50" w:rsidRDefault="008A1E50" w:rsidP="00C47B9D">
            <w:pPr>
              <w:rPr>
                <w:lang w:val="kk-KZ"/>
              </w:rPr>
            </w:pPr>
            <w:r>
              <w:rPr>
                <w:lang w:val="kk-KZ"/>
              </w:rPr>
              <w:t>880+990+3300=5170/3=1723*75=129 250 (ср расчет)</w:t>
            </w:r>
          </w:p>
          <w:p w14:paraId="6322BAB1" w14:textId="77777777" w:rsidR="008A1E50" w:rsidRDefault="008A1E50" w:rsidP="00C47B9D">
            <w:pPr>
              <w:rPr>
                <w:lang w:val="kk-KZ"/>
              </w:rPr>
            </w:pPr>
            <w:r>
              <w:rPr>
                <w:lang w:val="kk-KZ"/>
              </w:rPr>
              <w:lastRenderedPageBreak/>
              <w:t xml:space="preserve">49500+129250=178 750тг </w:t>
            </w:r>
          </w:p>
          <w:p w14:paraId="18685812" w14:textId="69CB03C3" w:rsidR="008A1E50" w:rsidRDefault="008A1E50" w:rsidP="00C47B9D">
            <w:pPr>
              <w:rPr>
                <w:lang w:val="kk-KZ"/>
              </w:rPr>
            </w:pPr>
            <w:r>
              <w:rPr>
                <w:lang w:val="kk-KZ"/>
              </w:rPr>
              <w:t xml:space="preserve">В год Банк затрачивает на отправку уведомлений через почтовую службу </w:t>
            </w:r>
            <w:del w:id="1" w:author="Умбетова Асель Мухаметжановна" w:date="2023-02-17T10:50:00Z">
              <w:r w:rsidDel="00E041BF">
                <w:rPr>
                  <w:lang w:val="kk-KZ"/>
                </w:rPr>
                <w:delText>179 000</w:delText>
              </w:r>
            </w:del>
            <w:ins w:id="2" w:author="Умбетова Асель Мухаметжановна" w:date="2023-02-17T10:50:00Z">
              <w:r w:rsidR="00E041BF">
                <w:rPr>
                  <w:lang w:val="kk-KZ"/>
                </w:rPr>
                <w:t>178750</w:t>
              </w:r>
            </w:ins>
            <w:r>
              <w:rPr>
                <w:lang w:val="kk-KZ"/>
              </w:rPr>
              <w:t>*12=2</w:t>
            </w:r>
            <w:del w:id="3" w:author="Умбетова Асель Мухаметжановна" w:date="2023-02-17T10:50:00Z">
              <w:r w:rsidDel="00E041BF">
                <w:rPr>
                  <w:lang w:val="kk-KZ"/>
                </w:rPr>
                <w:delText> </w:delText>
              </w:r>
            </w:del>
            <w:ins w:id="4" w:author="Умбетова Асель Мухаметжановна" w:date="2023-02-17T10:50:00Z">
              <w:r w:rsidR="00E041BF">
                <w:rPr>
                  <w:lang w:val="kk-KZ"/>
                </w:rPr>
                <w:t> </w:t>
              </w:r>
            </w:ins>
            <w:del w:id="5" w:author="Умбетова Асель Мухаметжановна" w:date="2023-02-17T10:50:00Z">
              <w:r w:rsidDel="00E041BF">
                <w:rPr>
                  <w:lang w:val="kk-KZ"/>
                </w:rPr>
                <w:delText>148 </w:delText>
              </w:r>
            </w:del>
            <w:ins w:id="6" w:author="Умбетова Асель Мухаметжановна" w:date="2023-02-17T10:50:00Z">
              <w:r w:rsidR="00E041BF">
                <w:rPr>
                  <w:lang w:val="kk-KZ"/>
                </w:rPr>
                <w:t xml:space="preserve">144 </w:t>
              </w:r>
            </w:ins>
            <w:del w:id="7" w:author="Умбетова Асель Мухаметжановна" w:date="2023-02-17T10:50:00Z">
              <w:r w:rsidDel="00E041BF">
                <w:rPr>
                  <w:lang w:val="kk-KZ"/>
                </w:rPr>
                <w:delText>000тг</w:delText>
              </w:r>
            </w:del>
            <w:ins w:id="8" w:author="Умбетова Асель Мухаметжановна" w:date="2023-02-17T10:50:00Z">
              <w:r w:rsidR="00E041BF">
                <w:rPr>
                  <w:lang w:val="kk-KZ"/>
                </w:rPr>
                <w:t>700тг</w:t>
              </w:r>
            </w:ins>
          </w:p>
          <w:p w14:paraId="4A83758E" w14:textId="1821F77D" w:rsidR="008A1E50" w:rsidRPr="005839BC" w:rsidRDefault="00542334" w:rsidP="00542334">
            <w:pPr>
              <w:rPr>
                <w:rFonts w:cs="Arial"/>
                <w:b/>
                <w:i/>
                <w:sz w:val="16"/>
                <w:szCs w:val="16"/>
              </w:rPr>
            </w:pPr>
            <w:r w:rsidRPr="00542334">
              <w:rPr>
                <w:lang w:val="kk-KZ"/>
              </w:rPr>
              <w:t>По времени у сотрудника ВК уходит на формирование отчета, уведомлений, рассылку 3 раб</w:t>
            </w:r>
            <w:r>
              <w:rPr>
                <w:lang w:val="kk-KZ"/>
              </w:rPr>
              <w:t>.</w:t>
            </w:r>
            <w:r w:rsidRPr="00542334">
              <w:rPr>
                <w:lang w:val="kk-KZ"/>
              </w:rPr>
              <w:t xml:space="preserve"> </w:t>
            </w:r>
            <w:r>
              <w:rPr>
                <w:lang w:val="kk-KZ"/>
              </w:rPr>
              <w:t>д</w:t>
            </w:r>
            <w:r w:rsidRPr="00542334">
              <w:rPr>
                <w:lang w:val="kk-KZ"/>
              </w:rPr>
              <w:t>ня. Автоматизировав рассылку уведомлений через СДБО, эл. Почту мы сократим Банковские расходы и время сотрудника ВК.</w:t>
            </w:r>
          </w:p>
        </w:tc>
      </w:tr>
      <w:tr w:rsidR="008648C3" w:rsidRPr="00A8646E" w14:paraId="00C19E5F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3962386" w14:textId="77777777" w:rsidR="008648C3" w:rsidRPr="00A8646E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b/>
              </w:rPr>
              <w:lastRenderedPageBreak/>
              <w:t>* Прогнозируемые Бизнес</w:t>
            </w:r>
            <w:r w:rsidRPr="00591F0A">
              <w:rPr>
                <w:rFonts w:cs="Arial"/>
                <w:b/>
              </w:rPr>
              <w:t>-</w:t>
            </w:r>
            <w:r>
              <w:rPr>
                <w:rFonts w:cs="Arial"/>
                <w:b/>
              </w:rPr>
              <w:t>объемы</w:t>
            </w:r>
            <w:r w:rsidRPr="00A8646E">
              <w:rPr>
                <w:rFonts w:cs="Arial"/>
                <w:b/>
              </w:rPr>
              <w:t xml:space="preserve"> 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B050" w14:textId="4C5E141F" w:rsidR="008648C3" w:rsidRPr="00A8646E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</w:p>
        </w:tc>
      </w:tr>
      <w:tr w:rsidR="00472314" w:rsidRPr="000E54A0" w14:paraId="2BC2B922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FBE64BD" w14:textId="296B0FC6" w:rsidR="00472314" w:rsidRDefault="00E62D8A" w:rsidP="00C76A3F">
            <w:pPr>
              <w:rPr>
                <w:b/>
              </w:rPr>
            </w:pPr>
            <w:r>
              <w:rPr>
                <w:rFonts w:cs="Arial"/>
                <w:b/>
              </w:rPr>
              <w:t xml:space="preserve">* </w:t>
            </w:r>
            <w:r w:rsidR="00FE1EF6" w:rsidRPr="00FE1EF6">
              <w:rPr>
                <w:rFonts w:cs="Arial"/>
                <w:b/>
              </w:rPr>
              <w:t xml:space="preserve">Руководитель СП инициатора подтверждает, что оценка </w:t>
            </w:r>
            <w:r w:rsidR="00FE1EF6">
              <w:rPr>
                <w:rFonts w:cs="Arial"/>
                <w:b/>
              </w:rPr>
              <w:t xml:space="preserve">и регистрация </w:t>
            </w:r>
            <w:r w:rsidR="00FE1EF6" w:rsidRPr="00FE1EF6">
              <w:rPr>
                <w:rFonts w:cs="Arial"/>
                <w:b/>
              </w:rPr>
              <w:t>рисков при внедрении новых продуктов,</w:t>
            </w:r>
            <w:r w:rsidR="00FE1EF6">
              <w:rPr>
                <w:rFonts w:cs="Arial"/>
                <w:b/>
              </w:rPr>
              <w:t xml:space="preserve"> в</w:t>
            </w:r>
            <w:r w:rsidR="00FE1EF6" w:rsidRPr="00E62D8A">
              <w:rPr>
                <w:rFonts w:cs="Arial"/>
                <w:b/>
              </w:rPr>
              <w:t xml:space="preserve">идов </w:t>
            </w:r>
            <w:r w:rsidR="00FE1EF6" w:rsidRPr="00FE1EF6">
              <w:rPr>
                <w:rFonts w:cs="Arial"/>
                <w:b/>
              </w:rPr>
              <w:t>деятельности, процессов, с</w:t>
            </w:r>
            <w:r w:rsidR="00FE1EF6" w:rsidRPr="00E62D8A">
              <w:rPr>
                <w:rFonts w:cs="Arial"/>
                <w:b/>
              </w:rPr>
              <w:t xml:space="preserve">истем или внесении </w:t>
            </w:r>
            <w:r w:rsidR="00FE1EF6">
              <w:rPr>
                <w:rFonts w:cs="Arial"/>
                <w:b/>
              </w:rPr>
              <w:t>з</w:t>
            </w:r>
            <w:r w:rsidR="00FE1EF6" w:rsidRPr="00E62D8A">
              <w:rPr>
                <w:rFonts w:cs="Arial"/>
                <w:b/>
              </w:rPr>
              <w:t>начительных изм</w:t>
            </w:r>
            <w:r w:rsidR="00FE1EF6" w:rsidRPr="00FE1EF6">
              <w:rPr>
                <w:rFonts w:cs="Arial"/>
                <w:b/>
              </w:rPr>
              <w:t>енений в действующие продукты, виды деятельности, п</w:t>
            </w:r>
            <w:r w:rsidR="00FE1EF6" w:rsidRPr="00E62D8A">
              <w:rPr>
                <w:rFonts w:cs="Arial"/>
                <w:b/>
              </w:rPr>
              <w:t xml:space="preserve">роцессы и </w:t>
            </w:r>
            <w:r w:rsidR="00FE1EF6">
              <w:rPr>
                <w:rFonts w:cs="Arial"/>
                <w:b/>
              </w:rPr>
              <w:t>с</w:t>
            </w:r>
            <w:r w:rsidR="00FE1EF6" w:rsidRPr="00E62D8A">
              <w:rPr>
                <w:rFonts w:cs="Arial"/>
                <w:b/>
              </w:rPr>
              <w:t>истем</w:t>
            </w:r>
            <w:r w:rsidR="00FE1EF6">
              <w:rPr>
                <w:rFonts w:cs="Arial"/>
                <w:b/>
              </w:rPr>
              <w:t>ы проведена должным образом в соответствии с требованиями ВНД</w:t>
            </w:r>
            <w:r w:rsidR="00FA29B8">
              <w:rPr>
                <w:rFonts w:cs="Arial"/>
                <w:b/>
              </w:rPr>
              <w:t xml:space="preserve"> Банка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7209" w14:textId="54576907" w:rsidR="00472314" w:rsidRPr="00827E2A" w:rsidRDefault="00040923" w:rsidP="00C76A3F">
            <w:pPr>
              <w:rPr>
                <w:rFonts w:cs="Arial"/>
                <w:i/>
                <w:color w:val="303030"/>
                <w:shd w:val="clear" w:color="auto" w:fill="FFFFFF"/>
              </w:rPr>
            </w:pPr>
            <w:r>
              <w:rPr>
                <w:rFonts w:cs="Arial"/>
                <w:i/>
                <w:color w:val="303030"/>
                <w:shd w:val="clear" w:color="auto" w:fill="FFFFFF"/>
              </w:rPr>
              <w:t>Да</w:t>
            </w:r>
          </w:p>
        </w:tc>
      </w:tr>
      <w:tr w:rsidR="008648C3" w:rsidRPr="000E54A0" w14:paraId="097A23EC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EE5438F" w14:textId="77777777" w:rsidR="008648C3" w:rsidRPr="009D2E89" w:rsidRDefault="008648C3" w:rsidP="00C76A3F">
            <w:pPr>
              <w:rPr>
                <w:rFonts w:cs="Arial"/>
                <w:b/>
              </w:rPr>
            </w:pPr>
            <w:r>
              <w:rPr>
                <w:b/>
              </w:rPr>
              <w:t>Зависимости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7C65" w14:textId="0EFC41E2" w:rsidR="008648C3" w:rsidRPr="00827E2A" w:rsidRDefault="008648C3" w:rsidP="00C76A3F">
            <w:pPr>
              <w:rPr>
                <w:rFonts w:cs="Arial"/>
                <w:i/>
                <w:sz w:val="16"/>
                <w:szCs w:val="16"/>
              </w:rPr>
            </w:pPr>
          </w:p>
        </w:tc>
      </w:tr>
    </w:tbl>
    <w:p w14:paraId="2DC0BBD9" w14:textId="77777777" w:rsidR="008648C3" w:rsidRPr="00A8646E" w:rsidRDefault="008648C3" w:rsidP="00C76A3F">
      <w:pPr>
        <w:pStyle w:val="commentary"/>
        <w:rPr>
          <w:rFonts w:ascii="Arial" w:hAnsi="Arial" w:cs="Arial"/>
          <w:snapToGrid w:val="0"/>
          <w:vanish w:val="0"/>
          <w:lang w:val="ru-RU"/>
        </w:rPr>
      </w:pPr>
    </w:p>
    <w:p w14:paraId="55F346A0" w14:textId="77777777" w:rsidR="008648C3" w:rsidRPr="000D39AD" w:rsidRDefault="008648C3" w:rsidP="00CA56A3">
      <w:pPr>
        <w:pStyle w:val="4"/>
        <w:keepLines w:val="0"/>
        <w:numPr>
          <w:ilvl w:val="1"/>
          <w:numId w:val="1"/>
        </w:numPr>
        <w:spacing w:before="0" w:after="120" w:line="240" w:lineRule="auto"/>
        <w:rPr>
          <w:rFonts w:eastAsia="Times New Roman" w:cs="Arial"/>
          <w:bCs/>
          <w:caps/>
          <w:snapToGrid w:val="0"/>
          <w:color w:val="1F4E79"/>
        </w:rPr>
      </w:pPr>
      <w:r w:rsidRPr="000D39AD">
        <w:rPr>
          <w:rFonts w:eastAsia="Times New Roman" w:cs="Arial"/>
          <w:snapToGrid w:val="0"/>
          <w:color w:val="1F4E79"/>
        </w:rPr>
        <w:t>Описание текущего Бизнес процесса</w:t>
      </w:r>
    </w:p>
    <w:tbl>
      <w:tblPr>
        <w:tblW w:w="103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3"/>
      </w:tblGrid>
      <w:tr w:rsidR="008648C3" w:rsidRPr="001D1911" w14:paraId="775AACF9" w14:textId="77777777" w:rsidTr="0028540D">
        <w:trPr>
          <w:trHeight w:val="468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ADA333" w14:textId="77777777" w:rsidR="008648C3" w:rsidRPr="00477E88" w:rsidRDefault="008648C3" w:rsidP="00C76A3F">
            <w:pPr>
              <w:rPr>
                <w:rFonts w:eastAsia="Times New Roman" w:cs="Arial"/>
                <w:b/>
              </w:rPr>
            </w:pPr>
            <w:r>
              <w:rPr>
                <w:b/>
              </w:rPr>
              <w:t xml:space="preserve">* </w:t>
            </w:r>
            <w:r w:rsidRPr="00477E88">
              <w:rPr>
                <w:b/>
              </w:rPr>
              <w:t>Обзор бизнес-процесса</w:t>
            </w:r>
          </w:p>
        </w:tc>
      </w:tr>
      <w:tr w:rsidR="008648C3" w:rsidRPr="000E54A0" w14:paraId="314CACD7" w14:textId="77777777" w:rsidTr="0028540D">
        <w:trPr>
          <w:trHeight w:val="468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C0DF8A" w14:textId="11915DC0" w:rsidR="008648C3" w:rsidRPr="001F00BA" w:rsidRDefault="001F00BA" w:rsidP="001F00BA">
            <w:pPr>
              <w:rPr>
                <w:rFonts w:eastAsia="Times New Roman" w:cs="Arial"/>
              </w:rPr>
            </w:pPr>
            <w:r>
              <w:rPr>
                <w:lang w:val="kk-KZ"/>
              </w:rPr>
              <w:t>Автоматизация отчета и отправки уведомления об истечении срока репатриации клиентам через СДБО и эл</w:t>
            </w:r>
            <w:r>
              <w:t>.</w:t>
            </w:r>
            <w:r>
              <w:rPr>
                <w:lang w:val="kk-KZ"/>
              </w:rPr>
              <w:t xml:space="preserve"> почту, СМС</w:t>
            </w:r>
          </w:p>
        </w:tc>
      </w:tr>
      <w:tr w:rsidR="008648C3" w:rsidRPr="000E54A0" w14:paraId="4EA455D4" w14:textId="77777777" w:rsidTr="0028540D">
        <w:trPr>
          <w:trHeight w:val="468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58F89BF" w14:textId="77777777" w:rsidR="008648C3" w:rsidRPr="00477E88" w:rsidRDefault="008648C3" w:rsidP="00C76A3F">
            <w:pPr>
              <w:rPr>
                <w:rFonts w:eastAsia="Times New Roman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eastAsia="Times New Roman" w:cs="Arial"/>
                <w:b/>
              </w:rPr>
              <w:t xml:space="preserve">* </w:t>
            </w:r>
            <w:r w:rsidRPr="00477E88">
              <w:rPr>
                <w:rFonts w:eastAsia="Times New Roman" w:cs="Arial"/>
                <w:b/>
              </w:rPr>
              <w:t>Д</w:t>
            </w:r>
            <w:r>
              <w:rPr>
                <w:rFonts w:eastAsia="Times New Roman" w:cs="Arial"/>
                <w:b/>
              </w:rPr>
              <w:t>е</w:t>
            </w:r>
            <w:r w:rsidRPr="00477E88">
              <w:rPr>
                <w:rFonts w:eastAsia="Times New Roman" w:cs="Arial"/>
                <w:b/>
              </w:rPr>
              <w:t>т</w:t>
            </w:r>
            <w:r>
              <w:rPr>
                <w:rFonts w:eastAsia="Times New Roman" w:cs="Arial"/>
                <w:b/>
              </w:rPr>
              <w:t>а</w:t>
            </w:r>
            <w:r w:rsidRPr="00477E88">
              <w:rPr>
                <w:rFonts w:eastAsia="Times New Roman" w:cs="Arial"/>
                <w:b/>
              </w:rPr>
              <w:t>льное описание текущего Бизнес процесса.</w:t>
            </w:r>
          </w:p>
        </w:tc>
      </w:tr>
      <w:tr w:rsidR="008648C3" w:rsidRPr="00DD2BC2" w14:paraId="659D7348" w14:textId="77777777" w:rsidTr="0028540D"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D18FF3" w14:textId="77777777" w:rsidR="00783E13" w:rsidRDefault="00B511E9" w:rsidP="00C76A3F">
            <w:pPr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      </w:t>
            </w:r>
          </w:p>
          <w:p w14:paraId="46B0C027" w14:textId="6D46D711" w:rsidR="00AC1956" w:rsidRPr="00AC1956" w:rsidRDefault="00F152FB" w:rsidP="00AC1956">
            <w:pPr>
              <w:widowControl w:val="0"/>
              <w:rPr>
                <w:noProof/>
                <w:lang w:eastAsia="ru-RU"/>
              </w:rPr>
            </w:pPr>
            <w:r w:rsidRPr="00B67719">
              <w:rPr>
                <w:noProof/>
                <w:lang w:eastAsia="ru-RU"/>
              </w:rPr>
              <w:t>Согласно требованию регулятора если срок репатриации истек, а сумма неисполненных нерезидентом обязательств по валютному договору по экспорту или импорту перед экспортером или импортером превысила 50 000 (пятьдесят тысяч) долларов США в эквиваленте, уполномоченный банк (его филиал) или территориальный филиал Национального Банка, являющийся банком учетной регистрации, не позднее 5 (пятого) числа месяца, следующего за месяцем истечения срока репатриации, направляет экспортеру или импортеру запрос в произвольной форме о представлении:</w:t>
            </w:r>
          </w:p>
          <w:p w14:paraId="05C87229" w14:textId="77777777" w:rsidR="00AC1956" w:rsidRPr="00AC1956" w:rsidRDefault="00AC1956" w:rsidP="00AC1956">
            <w:pPr>
              <w:widowControl w:val="0"/>
              <w:rPr>
                <w:noProof/>
                <w:lang w:eastAsia="ru-RU"/>
              </w:rPr>
            </w:pPr>
            <w:r w:rsidRPr="00AC1956">
              <w:rPr>
                <w:noProof/>
                <w:lang w:eastAsia="ru-RU"/>
              </w:rPr>
              <w:t>1) информации о причинах необеспечения выполнения требования репатриации;</w:t>
            </w:r>
          </w:p>
          <w:p w14:paraId="75D04823" w14:textId="77777777" w:rsidR="00AC1956" w:rsidRPr="00AC1956" w:rsidRDefault="00AC1956" w:rsidP="00AC1956">
            <w:pPr>
              <w:widowControl w:val="0"/>
              <w:rPr>
                <w:noProof/>
                <w:lang w:eastAsia="ru-RU"/>
              </w:rPr>
            </w:pPr>
            <w:r w:rsidRPr="00AC1956">
              <w:rPr>
                <w:noProof/>
                <w:lang w:eastAsia="ru-RU"/>
              </w:rPr>
              <w:t>2) документов, подтверждающих наступление обстоятельств, влияющих на сроки и условия исполнения обязательств нерезидентом по валютному договору по экспорту или импорту.</w:t>
            </w:r>
          </w:p>
          <w:p w14:paraId="7D2D3063" w14:textId="3ABA8393" w:rsidR="00C5415E" w:rsidRDefault="00AC1956" w:rsidP="001F00BA">
            <w:pPr>
              <w:ind w:left="2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На текущий момент отпр</w:t>
            </w:r>
            <w:r w:rsidR="00F152FB">
              <w:rPr>
                <w:noProof/>
                <w:lang w:eastAsia="ru-RU"/>
              </w:rPr>
              <w:t>а</w:t>
            </w:r>
            <w:r>
              <w:rPr>
                <w:noProof/>
                <w:lang w:eastAsia="ru-RU"/>
              </w:rPr>
              <w:t>вка осуществляться посредством  курьерской почты.</w:t>
            </w:r>
          </w:p>
          <w:p w14:paraId="52F20521" w14:textId="65851011" w:rsidR="00AC1956" w:rsidRDefault="00AC1956" w:rsidP="001F00BA">
            <w:pPr>
              <w:ind w:left="27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</w:t>
            </w:r>
            <w:r w:rsidR="00452297">
              <w:rPr>
                <w:noProof/>
                <w:lang w:eastAsia="ru-RU"/>
              </w:rPr>
              <w:t>о</w:t>
            </w:r>
            <w:r>
              <w:rPr>
                <w:noProof/>
                <w:lang w:eastAsia="ru-RU"/>
              </w:rPr>
              <w:t>рядок формирования уведомления:</w:t>
            </w:r>
          </w:p>
          <w:p w14:paraId="03D27FD0" w14:textId="20568030" w:rsidR="00D14875" w:rsidRPr="00A81188" w:rsidRDefault="00A81188" w:rsidP="001F00BA">
            <w:pPr>
              <w:ind w:left="27"/>
              <w:rPr>
                <w:rFonts w:eastAsia="Times New Roman" w:cs="Arial"/>
                <w:i/>
              </w:rPr>
            </w:pPr>
            <w:r>
              <w:rPr>
                <w:noProof/>
                <w:lang w:eastAsia="ru-RU"/>
              </w:rPr>
              <w:t xml:space="preserve">В Модуле «Банковские продукты» - «Валютный контроль» далее кликаем строку «Полный список», </w:t>
            </w:r>
          </w:p>
          <w:p w14:paraId="196511FD" w14:textId="0A5F72FA" w:rsidR="00A81188" w:rsidRDefault="00A81188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ACA88B0" wp14:editId="16EA6D54">
                  <wp:extent cx="4214191" cy="1478915"/>
                  <wp:effectExtent l="0" t="0" r="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4401" b="59075"/>
                          <a:stretch/>
                        </pic:blipFill>
                        <pic:spPr bwMode="auto">
                          <a:xfrm>
                            <a:off x="0" y="0"/>
                            <a:ext cx="4214271" cy="1478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6F8DB7" w14:textId="0C368803" w:rsidR="00A81188" w:rsidRDefault="00A81188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После чего выбираем «Отчеты» далее «РБК. (105) Лицевая карточка банковского контроля»</w:t>
            </w:r>
          </w:p>
          <w:p w14:paraId="0EA2C919" w14:textId="24C15892" w:rsidR="0092611B" w:rsidRPr="00A81188" w:rsidRDefault="00A81188" w:rsidP="0092611B">
            <w:pPr>
              <w:rPr>
                <w:rFonts w:eastAsia="Times New Roman" w:cs="Arial"/>
                <w:i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302A29" wp14:editId="76187EB2">
                  <wp:extent cx="5112689" cy="131953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0393" b="63475"/>
                          <a:stretch/>
                        </pic:blipFill>
                        <pic:spPr bwMode="auto">
                          <a:xfrm>
                            <a:off x="0" y="0"/>
                            <a:ext cx="5114188" cy="1319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5395A" w14:textId="0CBEA610" w:rsidR="00A81188" w:rsidRPr="00A81188" w:rsidRDefault="00A81188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Во всплывающем окне заполняем дату отчетного месяца, выбираем «Сформировать отчет в </w:t>
            </w:r>
            <w:r>
              <w:rPr>
                <w:noProof/>
                <w:lang w:val="en-US" w:eastAsia="ru-RU"/>
              </w:rPr>
              <w:t>Excel</w:t>
            </w:r>
            <w:r>
              <w:rPr>
                <w:noProof/>
                <w:lang w:eastAsia="ru-RU"/>
              </w:rPr>
              <w:t>», после чего формируется отчет с нарушителями</w:t>
            </w:r>
            <w:r w:rsidR="00AC1956">
              <w:rPr>
                <w:noProof/>
                <w:lang w:eastAsia="ru-RU"/>
              </w:rPr>
              <w:t xml:space="preserve"> срока репатриации.</w:t>
            </w:r>
          </w:p>
          <w:p w14:paraId="50BC1008" w14:textId="125E5275" w:rsidR="00A81188" w:rsidRDefault="00A81188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8E0D53" wp14:editId="6E210F4E">
                  <wp:extent cx="2862470" cy="141422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301" t="36092" r="34393" b="36412"/>
                          <a:stretch/>
                        </pic:blipFill>
                        <pic:spPr bwMode="auto">
                          <a:xfrm>
                            <a:off x="0" y="0"/>
                            <a:ext cx="2880327" cy="14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2C015B" w14:textId="76F9F4CD" w:rsidR="008236CC" w:rsidRDefault="008236CC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После формирования отчета, копируем номер УНК </w:t>
            </w:r>
          </w:p>
          <w:p w14:paraId="3C328111" w14:textId="3A34D3C5" w:rsidR="0092611B" w:rsidRDefault="008236CC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ACFB2B" wp14:editId="622C68DA">
                  <wp:extent cx="6424295" cy="200723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4295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812F1" w14:textId="4F04F2F2" w:rsidR="0092611B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 модуле «Банковские продукты» -«Валютный контроль» - Фильтр в всплывающем окне вставляем УНК в строке УНК (новый)</w:t>
            </w:r>
          </w:p>
          <w:p w14:paraId="6C4D5F5F" w14:textId="5CD7DFB5" w:rsidR="00E84F53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0AE1A30" wp14:editId="122F91CF">
                  <wp:extent cx="3880236" cy="2035175"/>
                  <wp:effectExtent l="0" t="0" r="6350" b="317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9590" b="43673"/>
                          <a:stretch/>
                        </pic:blipFill>
                        <pic:spPr bwMode="auto">
                          <a:xfrm>
                            <a:off x="0" y="0"/>
                            <a:ext cx="3880920" cy="2035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B08AA2" w14:textId="1D9390D6" w:rsidR="00E84F53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FB6061A" wp14:editId="76E6A0EA">
                      <wp:simplePos x="0" y="0"/>
                      <wp:positionH relativeFrom="column">
                        <wp:posOffset>3385213</wp:posOffset>
                      </wp:positionH>
                      <wp:positionV relativeFrom="paragraph">
                        <wp:posOffset>117696</wp:posOffset>
                      </wp:positionV>
                      <wp:extent cx="723568" cy="2671638"/>
                      <wp:effectExtent l="19050" t="19050" r="76835" b="52705"/>
                      <wp:wrapNone/>
                      <wp:docPr id="59" name="Прямая со стрелкой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568" cy="2671638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44BD7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9" o:spid="_x0000_s1026" type="#_x0000_t32" style="position:absolute;margin-left:266.55pt;margin-top:9.25pt;width:56.95pt;height:2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w:t xml:space="preserve">После чего сверяем </w:t>
            </w:r>
            <w:r w:rsidRPr="00E84F53">
              <w:rPr>
                <w:noProof/>
                <w:lang w:eastAsia="ru-RU"/>
              </w:rPr>
              <w:t>сумм</w:t>
            </w:r>
            <w:r>
              <w:rPr>
                <w:noProof/>
                <w:lang w:eastAsia="ru-RU"/>
              </w:rPr>
              <w:t>у</w:t>
            </w:r>
            <w:r w:rsidRPr="00E84F53">
              <w:rPr>
                <w:noProof/>
                <w:lang w:eastAsia="ru-RU"/>
              </w:rPr>
              <w:t xml:space="preserve"> неисполненных обязательств</w:t>
            </w:r>
            <w:r>
              <w:rPr>
                <w:noProof/>
                <w:lang w:eastAsia="ru-RU"/>
              </w:rPr>
              <w:t xml:space="preserve">   и формируем уведомелению клиенту</w:t>
            </w:r>
          </w:p>
          <w:p w14:paraId="14DAF053" w14:textId="2E394FA0" w:rsidR="0092611B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033B49" wp14:editId="1FC6F1DC">
                  <wp:extent cx="4667250" cy="27828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9462" r="27347" b="13529"/>
                          <a:stretch/>
                        </pic:blipFill>
                        <pic:spPr bwMode="auto">
                          <a:xfrm>
                            <a:off x="0" y="0"/>
                            <a:ext cx="4667458" cy="2782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055EC5" w14:textId="77777777" w:rsidR="003F7AAD" w:rsidRDefault="003F7AAD" w:rsidP="0092611B">
            <w:pPr>
              <w:rPr>
                <w:noProof/>
                <w:lang w:eastAsia="ru-RU"/>
              </w:rPr>
            </w:pPr>
          </w:p>
          <w:p w14:paraId="42836E2B" w14:textId="04EFC92C" w:rsidR="0092611B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00A7BC" wp14:editId="31AAE62B">
                  <wp:extent cx="5597718" cy="3010924"/>
                  <wp:effectExtent l="0" t="0" r="317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26597" b="29812"/>
                          <a:stretch/>
                        </pic:blipFill>
                        <pic:spPr bwMode="auto">
                          <a:xfrm>
                            <a:off x="0" y="0"/>
                            <a:ext cx="5605711" cy="3015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D846FB" w14:textId="266FA965" w:rsidR="0092611B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DA5F73A" wp14:editId="23CB441A">
                  <wp:extent cx="5597525" cy="2987212"/>
                  <wp:effectExtent l="0" t="0" r="3175" b="381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6712" b="30472"/>
                          <a:stretch/>
                        </pic:blipFill>
                        <pic:spPr bwMode="auto">
                          <a:xfrm>
                            <a:off x="0" y="0"/>
                            <a:ext cx="5608587" cy="2993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8A86B1" w14:textId="016D43DD" w:rsidR="00E84F53" w:rsidRDefault="00C5415E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 открывшемся окне выбираем «Извещение об истечении срока репатриации» (второе), </w:t>
            </w:r>
            <w:r w:rsidR="00D72B79">
              <w:rPr>
                <w:noProof/>
                <w:lang w:eastAsia="ru-RU"/>
              </w:rPr>
              <w:t>(первый вариант по возможности удалить бы сразу он некорректный)</w:t>
            </w:r>
          </w:p>
          <w:p w14:paraId="3100E450" w14:textId="385AB706" w:rsidR="00E84F53" w:rsidRDefault="00E84F53" w:rsidP="0092611B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B0768E" wp14:editId="7C751151">
                  <wp:extent cx="3316138" cy="3299791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7229" t="12984" r="25242" b="2939"/>
                          <a:stretch/>
                        </pic:blipFill>
                        <pic:spPr bwMode="auto">
                          <a:xfrm>
                            <a:off x="0" y="0"/>
                            <a:ext cx="3320993" cy="3304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0B2C23F2" wp14:editId="62F4C1A7">
                  <wp:extent cx="2588715" cy="3243319"/>
                  <wp:effectExtent l="0" t="0" r="254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5151" t="14306" r="29571" b="7118"/>
                          <a:stretch/>
                        </pic:blipFill>
                        <pic:spPr bwMode="auto">
                          <a:xfrm>
                            <a:off x="0" y="0"/>
                            <a:ext cx="2603588" cy="3261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B4729B" w14:textId="1D5A454A" w:rsidR="00D14875" w:rsidRPr="0028540D" w:rsidRDefault="00C5415E" w:rsidP="00AC1956">
            <w:pPr>
              <w:rPr>
                <w:rFonts w:eastAsia="Times New Roman" w:cs="Arial"/>
                <w:i/>
              </w:rPr>
            </w:pPr>
            <w:r>
              <w:rPr>
                <w:noProof/>
                <w:lang w:eastAsia="ru-RU"/>
              </w:rPr>
              <w:t>После сотрудник ВК вручную ставит логотип банка, проставляет исх номер, прописывает подписанта, исполнителя. Далее проставив печать и подпись, ответственный сотрудник ВК направляет клиенту уведомление на адрес местонахождения ЮЛ</w:t>
            </w:r>
            <w:r w:rsidR="00B67719">
              <w:rPr>
                <w:noProof/>
                <w:lang w:eastAsia="ru-RU"/>
              </w:rPr>
              <w:t xml:space="preserve"> через </w:t>
            </w:r>
            <w:r w:rsidR="003E3C4E">
              <w:rPr>
                <w:noProof/>
                <w:lang w:eastAsia="ru-RU"/>
              </w:rPr>
              <w:t xml:space="preserve">курьерскую службу </w:t>
            </w:r>
            <w:r w:rsidR="003E3C4E">
              <w:rPr>
                <w:noProof/>
                <w:lang w:val="en-US" w:eastAsia="ru-RU"/>
              </w:rPr>
              <w:t>EMEX</w:t>
            </w:r>
            <w:r>
              <w:rPr>
                <w:noProof/>
                <w:lang w:eastAsia="ru-RU"/>
              </w:rPr>
              <w:t xml:space="preserve">. </w:t>
            </w:r>
          </w:p>
        </w:tc>
      </w:tr>
    </w:tbl>
    <w:p w14:paraId="645C7C3A" w14:textId="6D68BE2D" w:rsidR="008648C3" w:rsidRDefault="008648C3" w:rsidP="00C76A3F">
      <w:pPr>
        <w:pStyle w:val="4"/>
        <w:rPr>
          <w:ins w:id="9" w:author="Умбетова Асель Мухаметжановна" w:date="2023-02-02T14:49:00Z"/>
          <w:rFonts w:eastAsia="Times New Roman" w:cs="Arial"/>
          <w:bCs/>
          <w:caps/>
          <w:snapToGrid w:val="0"/>
          <w:color w:val="1F4E79"/>
        </w:rPr>
      </w:pPr>
    </w:p>
    <w:p w14:paraId="6654A9B9" w14:textId="59001544" w:rsidR="001B576D" w:rsidRDefault="001B576D" w:rsidP="001B576D">
      <w:pPr>
        <w:rPr>
          <w:ins w:id="10" w:author="Умбетова Асель Мухаметжановна" w:date="2023-02-02T14:49:00Z"/>
        </w:rPr>
      </w:pPr>
    </w:p>
    <w:p w14:paraId="733CC397" w14:textId="7D287BA7" w:rsidR="001B576D" w:rsidRDefault="001B576D" w:rsidP="001B576D">
      <w:pPr>
        <w:rPr>
          <w:ins w:id="11" w:author="Умбетова Асель Мухаметжановна" w:date="2023-02-02T14:49:00Z"/>
        </w:rPr>
      </w:pPr>
    </w:p>
    <w:p w14:paraId="151CA2FE" w14:textId="06A59E5A" w:rsidR="001B576D" w:rsidRDefault="001B576D" w:rsidP="001B576D">
      <w:pPr>
        <w:rPr>
          <w:ins w:id="12" w:author="Умбетова Асель Мухаметжановна" w:date="2023-02-02T14:49:00Z"/>
        </w:rPr>
      </w:pPr>
    </w:p>
    <w:p w14:paraId="1AB89F64" w14:textId="37C777C0" w:rsidR="001B576D" w:rsidRDefault="001B576D" w:rsidP="001B576D">
      <w:pPr>
        <w:rPr>
          <w:ins w:id="13" w:author="Умбетова Асель Мухаметжановна" w:date="2023-02-02T14:49:00Z"/>
        </w:rPr>
      </w:pPr>
    </w:p>
    <w:p w14:paraId="7A49D1F8" w14:textId="7D091365" w:rsidR="001B576D" w:rsidRDefault="001B576D" w:rsidP="001B576D">
      <w:pPr>
        <w:rPr>
          <w:ins w:id="14" w:author="Умбетова Асель Мухаметжановна" w:date="2023-02-02T14:49:00Z"/>
        </w:rPr>
      </w:pPr>
    </w:p>
    <w:p w14:paraId="603A1714" w14:textId="2F94512E" w:rsidR="001B576D" w:rsidRDefault="001B576D" w:rsidP="001B576D">
      <w:pPr>
        <w:rPr>
          <w:ins w:id="15" w:author="Умбетова Асель Мухаметжановна" w:date="2023-02-02T14:49:00Z"/>
        </w:rPr>
      </w:pPr>
    </w:p>
    <w:p w14:paraId="67FB0F4D" w14:textId="2586E2A7" w:rsidR="001B576D" w:rsidRDefault="001B576D" w:rsidP="001B576D">
      <w:pPr>
        <w:rPr>
          <w:ins w:id="16" w:author="Умбетова Асель Мухаметжановна" w:date="2023-02-02T14:49:00Z"/>
        </w:rPr>
      </w:pPr>
    </w:p>
    <w:p w14:paraId="42B1E6CD" w14:textId="77777777" w:rsidR="001B576D" w:rsidRPr="001B576D" w:rsidRDefault="001B576D" w:rsidP="001B576D"/>
    <w:p w14:paraId="4B16AC90" w14:textId="01B1E220" w:rsidR="008648C3" w:rsidRPr="000D39AD" w:rsidRDefault="008648C3" w:rsidP="00CA56A3">
      <w:pPr>
        <w:pStyle w:val="4"/>
        <w:keepLines w:val="0"/>
        <w:numPr>
          <w:ilvl w:val="1"/>
          <w:numId w:val="1"/>
        </w:numPr>
        <w:spacing w:before="0" w:after="120" w:line="240" w:lineRule="auto"/>
        <w:rPr>
          <w:rFonts w:eastAsia="Times New Roman" w:cs="Arial"/>
          <w:bCs/>
          <w:caps/>
          <w:snapToGrid w:val="0"/>
          <w:color w:val="1F4E79"/>
        </w:rPr>
      </w:pPr>
      <w:r w:rsidRPr="000D39AD">
        <w:rPr>
          <w:rFonts w:eastAsia="Times New Roman" w:cs="Arial"/>
          <w:snapToGrid w:val="0"/>
          <w:color w:val="1F4E79"/>
        </w:rPr>
        <w:lastRenderedPageBreak/>
        <w:t>Описание предполагаемого Бизнес процесса</w:t>
      </w:r>
    </w:p>
    <w:tbl>
      <w:tblPr>
        <w:tblW w:w="10348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8"/>
      </w:tblGrid>
      <w:tr w:rsidR="008648C3" w:rsidRPr="000E54A0" w14:paraId="7AB5C0BF" w14:textId="77777777" w:rsidTr="00D2182C">
        <w:trPr>
          <w:trHeight w:val="468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4F9938" w14:textId="77777777" w:rsidR="008648C3" w:rsidRPr="00477E88" w:rsidRDefault="008648C3" w:rsidP="00C76A3F">
            <w:pPr>
              <w:rPr>
                <w:rFonts w:eastAsia="Times New Roman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eastAsia="Times New Roman" w:cs="Arial"/>
                <w:b/>
              </w:rPr>
              <w:t xml:space="preserve">* </w:t>
            </w:r>
            <w:r w:rsidRPr="00477E88">
              <w:rPr>
                <w:rFonts w:eastAsia="Times New Roman" w:cs="Arial"/>
                <w:b/>
              </w:rPr>
              <w:t>Д</w:t>
            </w:r>
            <w:r>
              <w:rPr>
                <w:rFonts w:eastAsia="Times New Roman" w:cs="Arial"/>
                <w:b/>
              </w:rPr>
              <w:t>е</w:t>
            </w:r>
            <w:r w:rsidRPr="00477E88">
              <w:rPr>
                <w:rFonts w:eastAsia="Times New Roman" w:cs="Arial"/>
                <w:b/>
              </w:rPr>
              <w:t>т</w:t>
            </w:r>
            <w:r>
              <w:rPr>
                <w:rFonts w:eastAsia="Times New Roman" w:cs="Arial"/>
                <w:b/>
              </w:rPr>
              <w:t>а</w:t>
            </w:r>
            <w:r w:rsidRPr="00477E88">
              <w:rPr>
                <w:rFonts w:eastAsia="Times New Roman" w:cs="Arial"/>
                <w:b/>
              </w:rPr>
              <w:t xml:space="preserve">льное описание </w:t>
            </w:r>
            <w:r w:rsidRPr="00337B89">
              <w:rPr>
                <w:rFonts w:eastAsia="Times New Roman" w:cs="Arial"/>
                <w:b/>
              </w:rPr>
              <w:t xml:space="preserve">предполагаемого </w:t>
            </w:r>
            <w:r w:rsidRPr="00477E88">
              <w:rPr>
                <w:rFonts w:eastAsia="Times New Roman" w:cs="Arial"/>
                <w:b/>
              </w:rPr>
              <w:t>Бизнес процесса.</w:t>
            </w:r>
          </w:p>
        </w:tc>
      </w:tr>
      <w:tr w:rsidR="008648C3" w:rsidRPr="00DD2BC2" w14:paraId="253205C6" w14:textId="77777777" w:rsidTr="00D2182C"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04BCE4" w14:textId="578EF328" w:rsidR="006046B7" w:rsidRDefault="006046B7" w:rsidP="006046B7">
            <w:pPr>
              <w:widowControl w:val="0"/>
              <w:rPr>
                <w:noProof/>
                <w:lang w:eastAsia="ru-RU"/>
              </w:rPr>
            </w:pPr>
            <w:commentRangeStart w:id="17"/>
            <w:commentRangeStart w:id="18"/>
            <w:r>
              <w:rPr>
                <w:noProof/>
                <w:lang w:eastAsia="ru-RU"/>
              </w:rPr>
              <w:t xml:space="preserve">Согласно </w:t>
            </w:r>
            <w:r w:rsidRPr="00AA3F27">
              <w:rPr>
                <w:noProof/>
                <w:u w:val="single"/>
                <w:lang w:eastAsia="ru-RU"/>
              </w:rPr>
              <w:t>общих условий договора банковского обслуживания ЮЛ, ИП, КХ, ЧН, адвокатов, ЧСИ, ПМ в АО «Банк РБК</w:t>
            </w:r>
            <w:r w:rsidRPr="00567B0C">
              <w:rPr>
                <w:noProof/>
                <w:lang w:eastAsia="ru-RU"/>
              </w:rPr>
              <w:t>»</w:t>
            </w:r>
            <w:r w:rsidR="00F152FB" w:rsidRPr="00567B0C">
              <w:rPr>
                <w:noProof/>
                <w:lang w:eastAsia="ru-RU"/>
              </w:rPr>
              <w:t xml:space="preserve"> (далее – ОУ)</w:t>
            </w:r>
            <w:r w:rsidRPr="00567B0C">
              <w:rPr>
                <w:noProof/>
                <w:lang w:eastAsia="ru-RU"/>
              </w:rPr>
              <w:t xml:space="preserve"> пункт </w:t>
            </w:r>
            <w:ins w:id="19" w:author="Умбетова Асель Мухаметжановна" w:date="2023-02-02T15:04:00Z">
              <w:r w:rsidR="00DA7F3E" w:rsidRPr="00567B0C">
                <w:rPr>
                  <w:noProof/>
                  <w:lang w:eastAsia="ru-RU"/>
                </w:rPr>
                <w:t>1.</w:t>
              </w:r>
            </w:ins>
            <w:r w:rsidRPr="00567B0C">
              <w:rPr>
                <w:noProof/>
                <w:lang w:eastAsia="ru-RU"/>
              </w:rPr>
              <w:t>4:</w:t>
            </w:r>
            <w:r>
              <w:rPr>
                <w:noProof/>
                <w:lang w:eastAsia="ru-RU"/>
              </w:rPr>
              <w:t xml:space="preserve"> </w:t>
            </w:r>
          </w:p>
          <w:p w14:paraId="45CF69B1" w14:textId="5DBC6E9F" w:rsidR="006046B7" w:rsidDel="00925D71" w:rsidRDefault="00DA7F3E" w:rsidP="00567B0C">
            <w:pPr>
              <w:autoSpaceDE w:val="0"/>
              <w:autoSpaceDN w:val="0"/>
              <w:adjustRightInd w:val="0"/>
              <w:spacing w:after="0" w:line="240" w:lineRule="auto"/>
              <w:rPr>
                <w:del w:id="20" w:author="Умбетова Асель Мухаметжановна" w:date="2023-02-02T15:29:00Z"/>
                <w:noProof/>
                <w:lang w:eastAsia="ru-RU"/>
              </w:rPr>
            </w:pPr>
            <w:ins w:id="21" w:author="Умбетова Асель Мухаметжановна" w:date="2023-02-02T15:04:00Z">
              <w:r w:rsidRPr="00567B0C">
                <w:rPr>
                  <w:noProof/>
                  <w:lang w:eastAsia="ru-RU"/>
                </w:rPr>
                <w:t xml:space="preserve">Присоединяясь к настоящим Общим условиям, Клиент соглашается на получение любой информации и/или документов, которые адресуются и/или будут адресоваться Банком Клиенту, по реквизитам, указанным в соответствующем Заявлении/Договоре банковского обслуживания Клиента (почтовый адрес, адрес электронной почты, номера телефонов и т.д.). При этом, в случае осуществления передачи информации, в том числе персональных данных по открытым каналам связи, Клиент подтверждает, что ознакомлен и понимает наличие риска несанкционированного получения ее (их) третьими лицами, и принимает на себя такой риск. </w:t>
              </w:r>
            </w:ins>
            <w:r w:rsidR="006046B7">
              <w:rPr>
                <w:noProof/>
                <w:lang w:eastAsia="ru-RU"/>
              </w:rPr>
              <w:t xml:space="preserve"> </w:t>
            </w:r>
          </w:p>
          <w:p w14:paraId="411696AC" w14:textId="57892E2A" w:rsidR="006046B7" w:rsidRDefault="006046B7" w:rsidP="006046B7">
            <w:pPr>
              <w:widowControl w:val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Пункт </w:t>
            </w:r>
            <w:del w:id="22" w:author="Умбетова Асель Мухаметжановна" w:date="2023-02-02T15:12:00Z">
              <w:r w:rsidDel="00DA7F3E">
                <w:rPr>
                  <w:noProof/>
                  <w:lang w:eastAsia="ru-RU"/>
                </w:rPr>
                <w:delText xml:space="preserve">27 </w:delText>
              </w:r>
            </w:del>
            <w:ins w:id="23" w:author="Умбетова Асель Мухаметжановна" w:date="2023-02-02T15:12:00Z">
              <w:r w:rsidR="00DA7F3E">
                <w:rPr>
                  <w:noProof/>
                  <w:lang w:eastAsia="ru-RU"/>
                </w:rPr>
                <w:t xml:space="preserve">1.30 </w:t>
              </w:r>
            </w:ins>
            <w:r w:rsidR="00F152FB">
              <w:rPr>
                <w:noProof/>
                <w:lang w:eastAsia="ru-RU"/>
              </w:rPr>
              <w:t>ОУ</w:t>
            </w:r>
          </w:p>
          <w:p w14:paraId="22091FF9" w14:textId="44BCED61" w:rsidR="00DA7F3E" w:rsidRPr="00567B0C" w:rsidRDefault="00DA7F3E" w:rsidP="00DA7F3E">
            <w:pPr>
              <w:autoSpaceDE w:val="0"/>
              <w:autoSpaceDN w:val="0"/>
              <w:adjustRightInd w:val="0"/>
              <w:spacing w:after="0" w:line="240" w:lineRule="auto"/>
              <w:rPr>
                <w:ins w:id="24" w:author="Умбетова Асель Мухаметжановна" w:date="2023-02-02T15:13:00Z"/>
                <w:noProof/>
                <w:lang w:eastAsia="ru-RU"/>
              </w:rPr>
            </w:pPr>
            <w:ins w:id="25" w:author="Умбетова Асель Мухаметжановна" w:date="2023-02-02T15:11:00Z">
              <w:r w:rsidRPr="00567B0C">
                <w:rPr>
                  <w:noProof/>
                  <w:lang w:eastAsia="ru-RU"/>
                </w:rPr>
                <w:t xml:space="preserve">3) в течение 5 (пяти) Рабочих дней письменно сообщать Банку об изменении своего почтового адреса, номеров телефонов, замене удостоверения личности (для индивидуальных предпринимателей, частных нотариусов, частных судебных исполнителей, адвокатов и профессиональных медиаторов), о перерегистрации, регистрации (при реорганизации) в уполномоченном государственном органе (для юридических лиц), других данных, предоставленных Банку, с приложением надлежащим образом удостоверенных, подтверждающих указанные изменения, документов. Ранее представленные Клиентом документы для получения банковских услуг Клиенту не возвращаются; </w:t>
              </w:r>
            </w:ins>
          </w:p>
          <w:p w14:paraId="768EEC51" w14:textId="77777777" w:rsidR="00DA7F3E" w:rsidRPr="00567B0C" w:rsidRDefault="00DA7F3E" w:rsidP="00DA7F3E">
            <w:pPr>
              <w:autoSpaceDE w:val="0"/>
              <w:autoSpaceDN w:val="0"/>
              <w:adjustRightInd w:val="0"/>
              <w:spacing w:after="0" w:line="240" w:lineRule="auto"/>
              <w:rPr>
                <w:ins w:id="26" w:author="Умбетова Асель Мухаметжановна" w:date="2023-02-02T15:13:00Z"/>
                <w:noProof/>
                <w:lang w:eastAsia="ru-RU"/>
              </w:rPr>
            </w:pPr>
            <w:ins w:id="27" w:author="Умбетова Асель Мухаметжановна" w:date="2023-02-02T15:13:00Z">
              <w:r w:rsidRPr="00567B0C">
                <w:rPr>
                  <w:noProof/>
                  <w:lang w:eastAsia="ru-RU"/>
                </w:rPr>
                <w:t xml:space="preserve">12) по требованию Банка представлять в Банк обосновывающие и иные необходимые для проведения операции документы и сведения в соответствии с Действующим законодательством; </w:t>
              </w:r>
            </w:ins>
          </w:p>
          <w:p w14:paraId="1EEB8033" w14:textId="6ABC3300" w:rsidR="00DA7F3E" w:rsidRPr="00567B0C" w:rsidRDefault="00DA7F3E" w:rsidP="00DA7F3E">
            <w:pPr>
              <w:autoSpaceDE w:val="0"/>
              <w:autoSpaceDN w:val="0"/>
              <w:adjustRightInd w:val="0"/>
              <w:spacing w:after="0" w:line="240" w:lineRule="auto"/>
              <w:rPr>
                <w:ins w:id="28" w:author="Умбетова Асель Мухаметжановна" w:date="2023-02-02T15:15:00Z"/>
                <w:noProof/>
                <w:lang w:eastAsia="ru-RU"/>
              </w:rPr>
            </w:pPr>
          </w:p>
          <w:p w14:paraId="7F9D6A5B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0" w:line="240" w:lineRule="auto"/>
              <w:rPr>
                <w:ins w:id="29" w:author="Умбетова Асель Мухаметжановна" w:date="2023-02-02T15:15:00Z"/>
                <w:noProof/>
                <w:lang w:eastAsia="ru-RU"/>
              </w:rPr>
            </w:pPr>
            <w:ins w:id="30" w:author="Умбетова Асель Мухаметжановна" w:date="2023-02-02T15:15:00Z">
              <w:r w:rsidRPr="00567B0C">
                <w:rPr>
                  <w:noProof/>
                  <w:lang w:eastAsia="ru-RU"/>
                </w:rPr>
                <w:t xml:space="preserve">1.68. Присоединившись к Общим условиям, Клиент дает свое согласие на то, что все Уведомления, предусмотренные Договором банковского обслуживания, направляются Банком любым из следующих способов (по усмотрению Банка): посредством Системы «Интернет-клиент»; по телефону (-ам), в том числе путем направления SMS-сообщений; push-уведомлений и/или путем направления электронных сообщений с использованием программ для обмена сообщениями; по телефаксу, телеграфу, телексу, электронной почте (e-mail); с использованием почтовой связи; на номера телефонов/факсов и адреса, указанные Клиентом в соответствующем Заявлении/Договоре банковского обслуживания, или на иные номера/адреса, сообщенные Банку Клиентом в письменном виде; а также путем размещения Уведомления в средствах массовой информации, на корпоративном интернет-ресурсе Банка www.bankrbk.kz и/или в местах обслуживания Клиентов. </w:t>
              </w:r>
            </w:ins>
          </w:p>
          <w:p w14:paraId="6D2DA4F3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0" w:line="240" w:lineRule="auto"/>
              <w:rPr>
                <w:ins w:id="31" w:author="Умбетова Асель Мухаметжановна" w:date="2023-02-02T15:15:00Z"/>
                <w:noProof/>
                <w:lang w:eastAsia="ru-RU"/>
              </w:rPr>
            </w:pPr>
          </w:p>
          <w:p w14:paraId="0B1DE921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0" w:line="240" w:lineRule="auto"/>
              <w:rPr>
                <w:ins w:id="32" w:author="Умбетова Асель Мухаметжановна" w:date="2023-02-02T15:15:00Z"/>
                <w:noProof/>
                <w:lang w:eastAsia="ru-RU"/>
              </w:rPr>
            </w:pPr>
            <w:ins w:id="33" w:author="Умбетова Асель Мухаметжановна" w:date="2023-02-02T15:15:00Z">
              <w:r w:rsidRPr="00567B0C">
                <w:rPr>
                  <w:noProof/>
                  <w:lang w:eastAsia="ru-RU"/>
                </w:rPr>
                <w:t xml:space="preserve">1.69. Информация считается доставленной Клиенту, если направлена вышеуказанными способами, в том числе в случае, если по техническим причинам SMS-сообщение и/или Уведомление не доставлено на электронный адрес почты (e-mail), и/или номер телефона, указанные Банку Клиентом, и независимо от того, получил ли информацию сам Клиент. </w:t>
              </w:r>
            </w:ins>
          </w:p>
          <w:p w14:paraId="50FD6629" w14:textId="24450099" w:rsidR="00C5044F" w:rsidRPr="00567B0C" w:rsidRDefault="00C5044F" w:rsidP="00DA7F3E">
            <w:pPr>
              <w:autoSpaceDE w:val="0"/>
              <w:autoSpaceDN w:val="0"/>
              <w:adjustRightInd w:val="0"/>
              <w:spacing w:after="0" w:line="240" w:lineRule="auto"/>
              <w:rPr>
                <w:ins w:id="34" w:author="Умбетова Асель Мухаметжановна" w:date="2023-02-02T15:15:00Z"/>
                <w:noProof/>
                <w:lang w:eastAsia="ru-RU"/>
              </w:rPr>
            </w:pPr>
          </w:p>
          <w:p w14:paraId="1B9BF902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0" w:line="240" w:lineRule="auto"/>
              <w:rPr>
                <w:ins w:id="35" w:author="Умбетова Асель Мухаметжановна" w:date="2023-02-02T15:27:00Z"/>
                <w:noProof/>
                <w:lang w:eastAsia="ru-RU"/>
              </w:rPr>
            </w:pPr>
            <w:ins w:id="36" w:author="Умбетова Асель Мухаметжановна" w:date="2023-02-02T15:27:00Z">
              <w:r w:rsidRPr="00567B0C">
                <w:rPr>
                  <w:noProof/>
                  <w:lang w:eastAsia="ru-RU"/>
                </w:rPr>
                <w:t xml:space="preserve">1.72. Клиент подтверждает, что Банк не несет ответственности: </w:t>
              </w:r>
            </w:ins>
          </w:p>
          <w:p w14:paraId="49AC8217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13" w:line="240" w:lineRule="auto"/>
              <w:rPr>
                <w:ins w:id="37" w:author="Умбетова Асель Мухаметжановна" w:date="2023-02-02T15:27:00Z"/>
                <w:noProof/>
                <w:lang w:eastAsia="ru-RU"/>
              </w:rPr>
            </w:pPr>
            <w:ins w:id="38" w:author="Умбетова Асель Мухаметжановна" w:date="2023-02-02T15:27:00Z">
              <w:r w:rsidRPr="00567B0C">
                <w:rPr>
                  <w:noProof/>
                  <w:lang w:eastAsia="ru-RU"/>
                </w:rPr>
                <w:t xml:space="preserve">1) за время доставки Уведомления; </w:t>
              </w:r>
            </w:ins>
          </w:p>
          <w:p w14:paraId="7A078751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13" w:line="240" w:lineRule="auto"/>
              <w:rPr>
                <w:ins w:id="39" w:author="Умбетова Асель Мухаметжановна" w:date="2023-02-02T15:27:00Z"/>
                <w:noProof/>
                <w:lang w:eastAsia="ru-RU"/>
              </w:rPr>
            </w:pPr>
            <w:ins w:id="40" w:author="Умбетова Асель Мухаметжановна" w:date="2023-02-02T15:27:00Z">
              <w:r w:rsidRPr="00567B0C">
                <w:rPr>
                  <w:noProof/>
                  <w:lang w:eastAsia="ru-RU"/>
                </w:rPr>
                <w:t xml:space="preserve">2) в случае, если содержание Уведомлений, направленных путем использования вышеуказанных средств связи, может стать известно третьим лицам по причинам, не зависящим от Банка; </w:t>
              </w:r>
            </w:ins>
          </w:p>
          <w:p w14:paraId="0DDF1BE6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13" w:line="240" w:lineRule="auto"/>
              <w:rPr>
                <w:ins w:id="41" w:author="Умбетова Асель Мухаметжановна" w:date="2023-02-02T15:27:00Z"/>
                <w:noProof/>
                <w:lang w:eastAsia="ru-RU"/>
              </w:rPr>
            </w:pPr>
            <w:ins w:id="42" w:author="Умбетова Асель Мухаметжановна" w:date="2023-02-02T15:27:00Z">
              <w:r w:rsidRPr="00567B0C">
                <w:rPr>
                  <w:noProof/>
                  <w:lang w:eastAsia="ru-RU"/>
                </w:rPr>
                <w:t xml:space="preserve">3) в случае, если SMS - сообщение, Уведомление на адрес электронной почты (e-mail), другого средства связи не доставлены на номер и адрес, указанные в соответствующем Заявлении/Договоре банковского обслуживания, предоставленном в рамках настоящих Общих условий, по техническим причинам, в случае утери курьером Уведомления, а также по вине Клиента; </w:t>
              </w:r>
            </w:ins>
          </w:p>
          <w:p w14:paraId="433E0891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13" w:line="240" w:lineRule="auto"/>
              <w:rPr>
                <w:ins w:id="43" w:author="Умбетова Асель Мухаметжановна" w:date="2023-02-02T15:27:00Z"/>
                <w:noProof/>
                <w:lang w:eastAsia="ru-RU"/>
              </w:rPr>
            </w:pPr>
            <w:ins w:id="44" w:author="Умбетова Асель Мухаметжановна" w:date="2023-02-02T15:27:00Z">
              <w:r w:rsidRPr="00567B0C">
                <w:rPr>
                  <w:noProof/>
                  <w:lang w:eastAsia="ru-RU"/>
                </w:rPr>
                <w:t xml:space="preserve">4) за любые убытки, которые может понести Клиент в связи с отправкой Уведомления с использованием средств оперативной связи, включая, но не ограничиваясь, убытками Клиента, возникшими в результате неполучения/несвоевременного получения Уведомления Клиентом, злоумышленных действий третьих лиц, если только не будет доказано, что такие убытки явились результатом небрежности или умышленного неисполнения Банком своих обязанностей; </w:t>
              </w:r>
            </w:ins>
          </w:p>
          <w:p w14:paraId="3DDB7D7D" w14:textId="77777777" w:rsidR="00C5044F" w:rsidRPr="00567B0C" w:rsidRDefault="00C5044F" w:rsidP="00C5044F">
            <w:pPr>
              <w:autoSpaceDE w:val="0"/>
              <w:autoSpaceDN w:val="0"/>
              <w:adjustRightInd w:val="0"/>
              <w:spacing w:after="0" w:line="240" w:lineRule="auto"/>
              <w:rPr>
                <w:ins w:id="45" w:author="Умбетова Асель Мухаметжановна" w:date="2023-02-02T15:27:00Z"/>
                <w:noProof/>
                <w:lang w:eastAsia="ru-RU"/>
              </w:rPr>
            </w:pPr>
            <w:ins w:id="46" w:author="Умбетова Асель Мухаметжановна" w:date="2023-02-02T15:27:00Z">
              <w:r w:rsidRPr="00567B0C">
                <w:rPr>
                  <w:noProof/>
                  <w:lang w:eastAsia="ru-RU"/>
                </w:rPr>
                <w:t xml:space="preserve">5) за любые сбои при передаче Уведомления и/или за неполадки любого оборудования, при помощи которого должно быть передано и/или получено Уведомление; </w:t>
              </w:r>
            </w:ins>
          </w:p>
          <w:p w14:paraId="39B47835" w14:textId="6CE06493" w:rsidR="00C5044F" w:rsidRDefault="00C5044F" w:rsidP="00DA7F3E">
            <w:pPr>
              <w:autoSpaceDE w:val="0"/>
              <w:autoSpaceDN w:val="0"/>
              <w:adjustRightInd w:val="0"/>
              <w:spacing w:after="0" w:line="240" w:lineRule="auto"/>
              <w:rPr>
                <w:ins w:id="47" w:author="Умбетова Асель Мухаметжановна" w:date="2023-02-02T15:15:00Z"/>
                <w:rFonts w:ascii="Calibri" w:hAnsi="Calibri" w:cs="Calibri"/>
                <w:color w:val="000000"/>
                <w:sz w:val="20"/>
                <w:szCs w:val="20"/>
              </w:rPr>
            </w:pPr>
            <w:ins w:id="48" w:author="Умбетова Асель Мухаметжановна" w:date="2023-02-02T15:28:00Z">
              <w:r w:rsidRPr="00567B0C">
                <w:rPr>
                  <w:noProof/>
                  <w:lang w:eastAsia="ru-RU"/>
                </w:rPr>
                <w:t xml:space="preserve">6) за неполучение или несвоевременное получение Уведомления, вызванное изменением контактных данных/реквизитов Клиента, о которых Клиент письменно не уведомил Банк в соответствии с положениями Договора банковского обслуживания. </w:t>
              </w:r>
            </w:ins>
          </w:p>
          <w:commentRangeEnd w:id="17"/>
          <w:p w14:paraId="258FBD21" w14:textId="06716BB4" w:rsidR="00931F00" w:rsidRDefault="00E10ED5" w:rsidP="0002366D">
            <w:pPr>
              <w:jc w:val="both"/>
              <w:rPr>
                <w:noProof/>
                <w:lang w:eastAsia="ru-RU"/>
              </w:rPr>
            </w:pPr>
            <w:r>
              <w:rPr>
                <w:rStyle w:val="a5"/>
                <w:rFonts w:ascii="Times New Roman" w:eastAsia="Times New Roman" w:hAnsi="Times New Roman" w:cs="Times New Roman"/>
                <w:lang w:eastAsia="ru-RU"/>
              </w:rPr>
              <w:lastRenderedPageBreak/>
              <w:commentReference w:id="17"/>
            </w:r>
            <w:commentRangeEnd w:id="18"/>
            <w:r w:rsidR="00567B0C">
              <w:rPr>
                <w:rStyle w:val="a5"/>
                <w:rFonts w:ascii="Times New Roman" w:eastAsia="Times New Roman" w:hAnsi="Times New Roman" w:cs="Times New Roman"/>
                <w:lang w:eastAsia="ru-RU"/>
              </w:rPr>
              <w:commentReference w:id="18"/>
            </w:r>
            <w:r w:rsidR="002C7B35" w:rsidRPr="002C7B35">
              <w:rPr>
                <w:b/>
                <w:noProof/>
                <w:lang w:val="en-US" w:eastAsia="ru-RU"/>
              </w:rPr>
              <w:t>I</w:t>
            </w:r>
            <w:r w:rsidR="002C7B35">
              <w:rPr>
                <w:rFonts w:eastAsia="Times New Roman"/>
              </w:rPr>
              <w:t xml:space="preserve">        </w:t>
            </w:r>
            <w:r w:rsidR="008F7019">
              <w:rPr>
                <w:rFonts w:eastAsia="Times New Roman"/>
              </w:rPr>
              <w:t xml:space="preserve">Каждый месяц первого числа формируется отчет </w:t>
            </w:r>
            <w:r w:rsidR="008F7019">
              <w:rPr>
                <w:noProof/>
                <w:lang w:eastAsia="ru-RU"/>
              </w:rPr>
              <w:t>«РБК. (105) Лицевая карточка банковского контроля»</w:t>
            </w:r>
          </w:p>
          <w:p w14:paraId="6803704F" w14:textId="20E67370" w:rsidR="00E22E68" w:rsidRDefault="00CF5F67" w:rsidP="0002366D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E474F57" wp14:editId="7DA281CC">
                      <wp:simplePos x="0" y="0"/>
                      <wp:positionH relativeFrom="column">
                        <wp:posOffset>4111320</wp:posOffset>
                      </wp:positionH>
                      <wp:positionV relativeFrom="paragraph">
                        <wp:posOffset>536448</wp:posOffset>
                      </wp:positionV>
                      <wp:extent cx="395021" cy="2179930"/>
                      <wp:effectExtent l="19050" t="19050" r="62230" b="4953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021" cy="217993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A40F8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9" o:spid="_x0000_s1026" type="#_x0000_t32" style="position:absolute;margin-left:323.75pt;margin-top:42.25pt;width:31.1pt;height:171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2C7B35" w:rsidRPr="002C7B35">
              <w:rPr>
                <w:b/>
                <w:noProof/>
                <w:lang w:val="en-US" w:eastAsia="ru-RU"/>
              </w:rPr>
              <w:t>I</w:t>
            </w:r>
            <w:r w:rsidR="002C7B35">
              <w:rPr>
                <w:b/>
                <w:noProof/>
                <w:lang w:val="en-US" w:eastAsia="ru-RU"/>
              </w:rPr>
              <w:t>I</w:t>
            </w:r>
            <w:r w:rsidR="002C7B35" w:rsidRPr="002C7B35">
              <w:rPr>
                <w:noProof/>
                <w:lang w:eastAsia="ru-RU"/>
              </w:rPr>
              <w:t xml:space="preserve">     </w:t>
            </w:r>
            <w:r w:rsidR="008F7019">
              <w:rPr>
                <w:noProof/>
                <w:lang w:eastAsia="ru-RU"/>
              </w:rPr>
              <w:t xml:space="preserve">Затем должно формироваться уведомление </w:t>
            </w:r>
            <w:r w:rsidR="008F7019" w:rsidRPr="00452297">
              <w:rPr>
                <w:noProof/>
                <w:lang w:eastAsia="ru-RU"/>
              </w:rPr>
              <w:t>(</w:t>
            </w:r>
            <w:r w:rsidR="008F7019" w:rsidRPr="00C46167">
              <w:rPr>
                <w:noProof/>
                <w:lang w:eastAsia="ru-RU"/>
              </w:rPr>
              <w:t>ПДФ формат</w:t>
            </w:r>
            <w:r w:rsidR="008F7019" w:rsidRPr="00452297">
              <w:rPr>
                <w:noProof/>
                <w:lang w:eastAsia="ru-RU"/>
              </w:rPr>
              <w:t>)</w:t>
            </w:r>
            <w:r w:rsidR="008F7019">
              <w:rPr>
                <w:noProof/>
                <w:lang w:eastAsia="ru-RU"/>
              </w:rPr>
              <w:t xml:space="preserve"> где данные подтягиваются с отчета «РБК. (105) Лицевая карточка банковского контроля»</w:t>
            </w:r>
            <w:r>
              <w:rPr>
                <w:noProof/>
                <w:lang w:eastAsia="ru-RU"/>
              </w:rPr>
              <w:t xml:space="preserve">, только по тем клиентам у кого в столбце </w:t>
            </w:r>
            <w:r>
              <w:rPr>
                <w:rFonts w:eastAsia="Times New Roman"/>
              </w:rPr>
              <w:t>«</w:t>
            </w:r>
            <w:r w:rsidRPr="002C7B35">
              <w:rPr>
                <w:rFonts w:eastAsia="Times New Roman"/>
              </w:rPr>
              <w:t>Реквизиты учетного номера контракта или паспорта сделки</w:t>
            </w:r>
            <w:r>
              <w:rPr>
                <w:rFonts w:eastAsia="Times New Roman"/>
              </w:rPr>
              <w:t>» подстолбец «Номер» имеется номер учетного номера контракта</w:t>
            </w:r>
            <w:r w:rsidR="009968D5">
              <w:rPr>
                <w:rFonts w:eastAsia="Times New Roman"/>
              </w:rPr>
              <w:t>, в случае если пустой столбец, то по таким клиентам формировать</w:t>
            </w:r>
            <w:r w:rsidR="00F152FB">
              <w:rPr>
                <w:rFonts w:eastAsia="Times New Roman"/>
              </w:rPr>
              <w:t xml:space="preserve"> уведомление</w:t>
            </w:r>
            <w:r w:rsidR="009968D5">
              <w:rPr>
                <w:rFonts w:eastAsia="Times New Roman"/>
              </w:rPr>
              <w:t xml:space="preserve"> не нужно</w:t>
            </w:r>
            <w:r w:rsidR="002C7B35">
              <w:rPr>
                <w:noProof/>
                <w:lang w:eastAsia="ru-RU"/>
              </w:rPr>
              <w:t>:</w:t>
            </w:r>
          </w:p>
          <w:p w14:paraId="44838CDD" w14:textId="04D3C424" w:rsidR="00E22E68" w:rsidRDefault="00E22E68" w:rsidP="00C46167">
            <w:pPr>
              <w:pStyle w:val="aa"/>
              <w:numPr>
                <w:ilvl w:val="1"/>
                <w:numId w:val="5"/>
              </w:numPr>
              <w:ind w:left="594" w:hanging="283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Со столбца «Наименование или ФИО» подтягивается Наимнование ЮЛ в </w:t>
            </w:r>
            <w:r w:rsidR="00D07902">
              <w:rPr>
                <w:noProof/>
                <w:lang w:eastAsia="ru-RU"/>
              </w:rPr>
              <w:t>Уведомление</w:t>
            </w:r>
            <w:r>
              <w:rPr>
                <w:noProof/>
                <w:lang w:eastAsia="ru-RU"/>
              </w:rPr>
              <w:t xml:space="preserve"> </w:t>
            </w:r>
          </w:p>
          <w:p w14:paraId="2FB58C29" w14:textId="1E92C154" w:rsidR="00E22E68" w:rsidRDefault="00E22E68" w:rsidP="00C46167">
            <w:pPr>
              <w:pStyle w:val="aa"/>
              <w:numPr>
                <w:ilvl w:val="1"/>
                <w:numId w:val="5"/>
              </w:numPr>
              <w:ind w:left="594" w:hanging="283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Во всех уведомлениях прописывать подписанта</w:t>
            </w:r>
            <w:r w:rsidR="00C46167">
              <w:rPr>
                <w:noProof/>
                <w:lang w:eastAsia="ru-RU"/>
              </w:rPr>
              <w:t xml:space="preserve"> и исполнителя</w:t>
            </w:r>
            <w:r>
              <w:rPr>
                <w:noProof/>
                <w:lang w:eastAsia="ru-RU"/>
              </w:rPr>
              <w:t xml:space="preserve">: </w:t>
            </w:r>
          </w:p>
          <w:p w14:paraId="0B36F5D3" w14:textId="0084599E" w:rsidR="00E22E68" w:rsidRDefault="00E22E68" w:rsidP="00C46167">
            <w:pPr>
              <w:pStyle w:val="aa"/>
              <w:ind w:left="594" w:hanging="283"/>
              <w:jc w:val="both"/>
              <w:rPr>
                <w:rFonts w:ascii="Arial" w:hAnsi="Arial" w:cs="Arial"/>
                <w:color w:val="252C32"/>
                <w:spacing w:val="2"/>
                <w:sz w:val="20"/>
                <w:szCs w:val="20"/>
                <w:shd w:val="clear" w:color="auto" w:fill="FFFFFF"/>
              </w:rPr>
            </w:pPr>
            <w:r>
              <w:rPr>
                <w:noProof/>
                <w:lang w:eastAsia="ru-RU"/>
              </w:rPr>
              <w:t>«С уважением, Начальник у</w:t>
            </w:r>
            <w:r w:rsidRPr="00E22E68">
              <w:rPr>
                <w:noProof/>
                <w:lang w:eastAsia="ru-RU"/>
              </w:rPr>
              <w:t>правления валютного контроля</w:t>
            </w:r>
            <w:r>
              <w:rPr>
                <w:noProof/>
                <w:lang w:eastAsia="ru-RU"/>
              </w:rPr>
              <w:t xml:space="preserve"> </w:t>
            </w:r>
            <w:r w:rsidRPr="00E22E68">
              <w:rPr>
                <w:noProof/>
                <w:lang w:eastAsia="ru-RU"/>
              </w:rPr>
              <w:t>Департамента платежных систем и валютного контроля</w:t>
            </w:r>
            <w:r>
              <w:rPr>
                <w:rFonts w:ascii="Arial" w:hAnsi="Arial" w:cs="Arial"/>
                <w:color w:val="252C32"/>
                <w:spacing w:val="2"/>
                <w:sz w:val="20"/>
                <w:szCs w:val="20"/>
                <w:shd w:val="clear" w:color="auto" w:fill="FFFFFF"/>
              </w:rPr>
              <w:t xml:space="preserve">                                                         </w:t>
            </w:r>
            <w:r w:rsidR="00D76E59">
              <w:rPr>
                <w:rFonts w:ascii="Arial" w:hAnsi="Arial" w:cs="Arial"/>
                <w:color w:val="252C32"/>
                <w:spacing w:val="2"/>
                <w:sz w:val="20"/>
                <w:szCs w:val="20"/>
                <w:shd w:val="clear" w:color="auto" w:fill="FFFFFF"/>
              </w:rPr>
              <w:t xml:space="preserve">   </w:t>
            </w:r>
            <w:r>
              <w:rPr>
                <w:rFonts w:ascii="Arial" w:hAnsi="Arial" w:cs="Arial"/>
                <w:color w:val="252C32"/>
                <w:spacing w:val="2"/>
                <w:sz w:val="20"/>
                <w:szCs w:val="20"/>
                <w:shd w:val="clear" w:color="auto" w:fill="FFFFFF"/>
              </w:rPr>
              <w:t xml:space="preserve">   Жанжиенова К.С.</w:t>
            </w:r>
            <w:r w:rsidR="00D76E59">
              <w:rPr>
                <w:rFonts w:ascii="Arial" w:hAnsi="Arial" w:cs="Arial"/>
                <w:color w:val="252C32"/>
                <w:spacing w:val="2"/>
                <w:sz w:val="20"/>
                <w:szCs w:val="20"/>
                <w:shd w:val="clear" w:color="auto" w:fill="FFFFFF"/>
              </w:rPr>
              <w:t>»</w:t>
            </w:r>
          </w:p>
          <w:p w14:paraId="5B9272A5" w14:textId="756BC2E2" w:rsidR="00FA21F7" w:rsidRDefault="00E22E68" w:rsidP="0002366D">
            <w:pPr>
              <w:jc w:val="both"/>
              <w:rPr>
                <w:rFonts w:eastAsia="Times New Roman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466E122" wp14:editId="6AB25F11">
                      <wp:simplePos x="0" y="0"/>
                      <wp:positionH relativeFrom="column">
                        <wp:posOffset>958469</wp:posOffset>
                      </wp:positionH>
                      <wp:positionV relativeFrom="paragraph">
                        <wp:posOffset>1004673</wp:posOffset>
                      </wp:positionV>
                      <wp:extent cx="2318918" cy="2121408"/>
                      <wp:effectExtent l="19050" t="19050" r="62865" b="50800"/>
                      <wp:wrapNone/>
                      <wp:docPr id="5" name="Прямая со стрелкой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18918" cy="2121408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EA684F" id="Прямая со стрелкой 5" o:spid="_x0000_s1026" type="#_x0000_t32" style="position:absolute;margin-left:75.45pt;margin-top:79.1pt;width:182.6pt;height:16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FA21F7">
              <w:rPr>
                <w:noProof/>
                <w:lang w:eastAsia="ru-RU"/>
              </w:rPr>
              <w:drawing>
                <wp:inline distT="0" distB="0" distL="0" distR="0" wp14:anchorId="1FFC19FC" wp14:editId="1C62DD9C">
                  <wp:extent cx="6424295" cy="1749287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682" cy="175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5F47A" w14:textId="25E893F7" w:rsidR="001E48ED" w:rsidRDefault="00B67719" w:rsidP="008F7019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FB6FE83" wp14:editId="08533A67">
                      <wp:simplePos x="0" y="0"/>
                      <wp:positionH relativeFrom="column">
                        <wp:posOffset>322047</wp:posOffset>
                      </wp:positionH>
                      <wp:positionV relativeFrom="paragraph">
                        <wp:posOffset>1865071</wp:posOffset>
                      </wp:positionV>
                      <wp:extent cx="3430498" cy="256845"/>
                      <wp:effectExtent l="0" t="0" r="17780" b="10160"/>
                      <wp:wrapNone/>
                      <wp:docPr id="11" name="Скругленный 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30498" cy="25684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E0A6D8" id="Скругленный прямоугольник 11" o:spid="_x0000_s1026" style="position:absolute;margin-left:25.35pt;margin-top:146.85pt;width:270.1pt;height:2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" filled="f" strokecolor="red" strokeweight="1.5pt">
                      <v:stroke joinstyle="miter"/>
                    </v:roundrect>
                  </w:pict>
                </mc:Fallback>
              </mc:AlternateContent>
            </w:r>
            <w:r w:rsidR="001E48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6773C13" wp14:editId="3F6612A1">
                      <wp:simplePos x="0" y="0"/>
                      <wp:positionH relativeFrom="column">
                        <wp:posOffset>3831488</wp:posOffset>
                      </wp:positionH>
                      <wp:positionV relativeFrom="paragraph">
                        <wp:posOffset>1858950</wp:posOffset>
                      </wp:positionV>
                      <wp:extent cx="237851" cy="264278"/>
                      <wp:effectExtent l="0" t="0" r="10160" b="21590"/>
                      <wp:wrapNone/>
                      <wp:docPr id="12" name="Скругленный прямоугольник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851" cy="26427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5CC1AB" w14:textId="7D965CFB" w:rsidR="00FA3858" w:rsidRPr="00FA3858" w:rsidRDefault="001E48ED" w:rsidP="00FA3858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773C13" id="Скругленный прямоугольник 12" o:spid="_x0000_s1026" style="position:absolute;left:0;text-align:left;margin-left:301.7pt;margin-top:146.35pt;width:18.75pt;height:2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" filled="f" strokecolor="red" strokeweight="1pt">
                      <v:stroke joinstyle="miter"/>
                      <v:textbox>
                        <w:txbxContent>
                          <w:p w14:paraId="505CC1AB" w14:textId="7D965CFB" w:rsidR="00FA3858" w:rsidRPr="00FA3858" w:rsidRDefault="001E48ED" w:rsidP="00FA38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E48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E063181" wp14:editId="056E144A">
                      <wp:simplePos x="0" y="0"/>
                      <wp:positionH relativeFrom="column">
                        <wp:posOffset>1772920</wp:posOffset>
                      </wp:positionH>
                      <wp:positionV relativeFrom="paragraph">
                        <wp:posOffset>4214596</wp:posOffset>
                      </wp:positionV>
                      <wp:extent cx="286661" cy="294198"/>
                      <wp:effectExtent l="0" t="0" r="18415" b="10795"/>
                      <wp:wrapNone/>
                      <wp:docPr id="8" name="Скругленный прямоугольник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661" cy="294198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550F85" w14:textId="09BF7831" w:rsidR="002F5352" w:rsidRDefault="002F5352" w:rsidP="002F5352">
                                  <w:pPr>
                                    <w:jc w:val="center"/>
                                  </w:pPr>
                                  <w:r w:rsidRPr="002F5352">
                                    <w:rPr>
                                      <w:color w:val="000000" w:themeColor="text1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E063181" id="Скругленный прямоугольник 8" o:spid="_x0000_s1027" style="position:absolute;left:0;text-align:left;margin-left:139.6pt;margin-top:331.85pt;width:22.55pt;height:23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" fillcolor="white [3212]" strokecolor="red" strokeweight="1pt">
                      <v:stroke joinstyle="miter"/>
                      <v:textbox>
                        <w:txbxContent>
                          <w:p w14:paraId="3A550F85" w14:textId="09BF7831" w:rsidR="002F5352" w:rsidRDefault="002F5352" w:rsidP="002F5352">
                            <w:pPr>
                              <w:jc w:val="center"/>
                            </w:pPr>
                            <w:r w:rsidRPr="002F5352">
                              <w:rPr>
                                <w:color w:val="000000" w:themeColor="text1"/>
                              </w:rPr>
                              <w:t>22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E48ED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D7BC8BF" wp14:editId="3D6AD275">
                      <wp:simplePos x="0" y="0"/>
                      <wp:positionH relativeFrom="column">
                        <wp:posOffset>322047</wp:posOffset>
                      </wp:positionH>
                      <wp:positionV relativeFrom="paragraph">
                        <wp:posOffset>3591458</wp:posOffset>
                      </wp:positionV>
                      <wp:extent cx="1361033" cy="1104037"/>
                      <wp:effectExtent l="0" t="0" r="10795" b="20320"/>
                      <wp:wrapNone/>
                      <wp:docPr id="13" name="Скругленный 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1033" cy="110403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E1CF40" id="Скругленный прямоугольник 13" o:spid="_x0000_s1026" style="position:absolute;margin-left:25.35pt;margin-top:282.8pt;width:107.15pt;height:8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C46167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4EDC041" wp14:editId="76752025">
                      <wp:simplePos x="0" y="0"/>
                      <wp:positionH relativeFrom="column">
                        <wp:posOffset>3380867</wp:posOffset>
                      </wp:positionH>
                      <wp:positionV relativeFrom="paragraph">
                        <wp:posOffset>926363</wp:posOffset>
                      </wp:positionV>
                      <wp:extent cx="278296" cy="286247"/>
                      <wp:effectExtent l="0" t="0" r="26670" b="19050"/>
                      <wp:wrapNone/>
                      <wp:docPr id="6" name="Скругленный 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8296" cy="28624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289495" w14:textId="7FB1B561" w:rsidR="00E22E68" w:rsidRPr="00E22E68" w:rsidRDefault="00E22E68" w:rsidP="00E22E68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E22E68">
                                    <w:rPr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EDC041" id="Скругленный прямоугольник 6" o:spid="_x0000_s1028" style="position:absolute;left:0;text-align:left;margin-left:266.2pt;margin-top:72.95pt;width:21.9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" fillcolor="white [3212]" strokecolor="red" strokeweight="1pt">
                      <v:stroke joinstyle="miter"/>
                      <v:textbox>
                        <w:txbxContent>
                          <w:p w14:paraId="41289495" w14:textId="7FB1B561" w:rsidR="00E22E68" w:rsidRPr="00E22E68" w:rsidRDefault="00E22E68" w:rsidP="00E22E6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22E68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C46167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DE13F9F" wp14:editId="7C06FB86">
                      <wp:simplePos x="0" y="0"/>
                      <wp:positionH relativeFrom="column">
                        <wp:posOffset>452298</wp:posOffset>
                      </wp:positionH>
                      <wp:positionV relativeFrom="paragraph">
                        <wp:posOffset>123723</wp:posOffset>
                      </wp:positionV>
                      <wp:extent cx="3299155" cy="760781"/>
                      <wp:effectExtent l="0" t="0" r="15875" b="20320"/>
                      <wp:wrapNone/>
                      <wp:docPr id="9" name="Скругленный прямоугольник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99155" cy="76078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464C4B" id="Скругленный прямоугольник 9" o:spid="_x0000_s1026" style="position:absolute;margin-left:35.6pt;margin-top:9.75pt;width:259.8pt;height:59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2F535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94778B6" wp14:editId="3B096382">
                      <wp:simplePos x="0" y="0"/>
                      <wp:positionH relativeFrom="column">
                        <wp:posOffset>191963</wp:posOffset>
                      </wp:positionH>
                      <wp:positionV relativeFrom="paragraph">
                        <wp:posOffset>82964</wp:posOffset>
                      </wp:positionV>
                      <wp:extent cx="262393" cy="254442"/>
                      <wp:effectExtent l="0" t="0" r="23495" b="12700"/>
                      <wp:wrapNone/>
                      <wp:docPr id="10" name="Скругленный 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393" cy="254442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EE7F3" w14:textId="4264DA17" w:rsidR="002F5352" w:rsidRDefault="001E48ED" w:rsidP="002F5352">
                                  <w:pPr>
                                    <w:jc w:val="center"/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3</w:t>
                                  </w: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4778B6" id="Скругленный прямоугольник 10" o:spid="_x0000_s1029" style="position:absolute;left:0;text-align:left;margin-left:15.1pt;margin-top:6.55pt;width:20.65pt;height:20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" filled="f" strokecolor="red" strokeweight="1pt">
                      <v:stroke joinstyle="miter"/>
                      <v:textbox>
                        <w:txbxContent>
                          <w:p w14:paraId="39FEE7F3" w14:textId="4264DA17" w:rsidR="002F5352" w:rsidRDefault="001E48ED" w:rsidP="002F5352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E085A">
              <w:rPr>
                <w:noProof/>
                <w:lang w:eastAsia="ru-RU"/>
              </w:rPr>
              <w:t xml:space="preserve"> </w:t>
            </w:r>
            <w:r w:rsidR="001E48ED">
              <w:rPr>
                <w:noProof/>
                <w:lang w:eastAsia="ru-RU"/>
              </w:rPr>
              <w:drawing>
                <wp:inline distT="0" distB="0" distL="0" distR="0" wp14:anchorId="7E3A2691" wp14:editId="2D347959">
                  <wp:extent cx="4042596" cy="493776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5151" t="20841" r="33377" b="7117"/>
                          <a:stretch/>
                        </pic:blipFill>
                        <pic:spPr bwMode="auto">
                          <a:xfrm>
                            <a:off x="0" y="0"/>
                            <a:ext cx="4217984" cy="5151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D84216" w14:textId="6E7A14CF" w:rsidR="001E48ED" w:rsidRPr="00B67719" w:rsidRDefault="001E48ED" w:rsidP="00B6771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    </w:t>
            </w:r>
            <w:r w:rsidRPr="00B67719">
              <w:rPr>
                <w:rFonts w:eastAsia="Times New Roman"/>
              </w:rPr>
              <w:t xml:space="preserve">Исполнителя указываем Жанжиенова К. С тел.: 8/727/330-30-30 вн 1736 </w:t>
            </w:r>
            <w:hyperlink r:id="rId20" w:history="1">
              <w:r w:rsidRPr="00C46167">
                <w:t>Zhanzhiyenova_K@bankrbk.kz</w:t>
              </w:r>
            </w:hyperlink>
            <w:r w:rsidRPr="00B67719">
              <w:rPr>
                <w:rFonts w:eastAsia="Times New Roman"/>
              </w:rPr>
              <w:t xml:space="preserve"> </w:t>
            </w:r>
          </w:p>
          <w:p w14:paraId="4D2B0EE4" w14:textId="1F5DE42D" w:rsidR="002F5352" w:rsidRDefault="002F5352" w:rsidP="00B67719">
            <w:pPr>
              <w:pStyle w:val="aa"/>
              <w:numPr>
                <w:ilvl w:val="1"/>
                <w:numId w:val="5"/>
              </w:numPr>
              <w:ind w:left="736" w:hanging="425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Текст шапки письма выводить автоматически</w:t>
            </w:r>
            <w:r w:rsidR="00CF5F67">
              <w:rPr>
                <w:rFonts w:eastAsia="Times New Roman"/>
              </w:rPr>
              <w:t>, сейчас сотрудник вручную проставляет</w:t>
            </w:r>
            <w:r>
              <w:rPr>
                <w:rFonts w:eastAsia="Times New Roman"/>
              </w:rPr>
              <w:t xml:space="preserve"> </w:t>
            </w:r>
            <w:r w:rsidR="00FA3858">
              <w:rPr>
                <w:rFonts w:eastAsia="Times New Roman"/>
              </w:rPr>
              <w:t>(логотип банка, адрес и тд)</w:t>
            </w:r>
          </w:p>
          <w:p w14:paraId="517E3FF2" w14:textId="3A65E553" w:rsidR="00B50EBD" w:rsidRDefault="001E085A" w:rsidP="00B67719">
            <w:pPr>
              <w:pStyle w:val="aa"/>
              <w:numPr>
                <w:ilvl w:val="1"/>
                <w:numId w:val="5"/>
              </w:numPr>
              <w:ind w:left="736" w:hanging="425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Реквизиты</w:t>
            </w:r>
            <w:r w:rsidR="00FA3858">
              <w:rPr>
                <w:rFonts w:eastAsia="Times New Roman"/>
              </w:rPr>
              <w:t xml:space="preserve"> валютного договора и УН подтягиваются автоматически</w:t>
            </w:r>
            <w:r w:rsidR="00B67719">
              <w:rPr>
                <w:rFonts w:eastAsia="Times New Roman"/>
              </w:rPr>
              <w:t xml:space="preserve"> (в текущем процессе)</w:t>
            </w:r>
          </w:p>
          <w:p w14:paraId="39D0DD06" w14:textId="03E42AFF" w:rsidR="00834BFC" w:rsidRPr="00834BFC" w:rsidRDefault="00036CD3" w:rsidP="00B67719">
            <w:pPr>
              <w:jc w:val="both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483A9F" wp14:editId="2D7E7FB7">
                      <wp:simplePos x="0" y="0"/>
                      <wp:positionH relativeFrom="column">
                        <wp:posOffset>539749</wp:posOffset>
                      </wp:positionH>
                      <wp:positionV relativeFrom="paragraph">
                        <wp:posOffset>539114</wp:posOffset>
                      </wp:positionV>
                      <wp:extent cx="847725" cy="390525"/>
                      <wp:effectExtent l="19050" t="19050" r="47625" b="47625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7725" cy="39052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07CB1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7" o:spid="_x0000_s1026" type="#_x0000_t32" style="position:absolute;margin-left:42.5pt;margin-top:42.45pt;width:66.75pt;height:3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7141850" wp14:editId="38245CFE">
                      <wp:simplePos x="0" y="0"/>
                      <wp:positionH relativeFrom="column">
                        <wp:posOffset>1001013</wp:posOffset>
                      </wp:positionH>
                      <wp:positionV relativeFrom="paragraph">
                        <wp:posOffset>316231</wp:posOffset>
                      </wp:positionV>
                      <wp:extent cx="4017391" cy="524256"/>
                      <wp:effectExtent l="19050" t="19050" r="21590" b="85725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17391" cy="52425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0F330A" id="Прямая со стрелкой 18" o:spid="_x0000_s1026" type="#_x0000_t32" style="position:absolute;margin-left:78.8pt;margin-top:24.9pt;width:316.35pt;height:4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B67719">
              <w:rPr>
                <w:rFonts w:eastAsia="Times New Roman"/>
              </w:rPr>
              <w:t>Н</w:t>
            </w:r>
            <w:r w:rsidR="002065C5" w:rsidRPr="00B50EBD">
              <w:rPr>
                <w:rFonts w:eastAsia="Times New Roman"/>
              </w:rPr>
              <w:t>омер</w:t>
            </w:r>
            <w:r w:rsidR="00B50EBD">
              <w:rPr>
                <w:rFonts w:eastAsia="Times New Roman"/>
              </w:rPr>
              <w:t xml:space="preserve"> и дата</w:t>
            </w:r>
            <w:r w:rsidR="002065C5" w:rsidRPr="00B50EBD">
              <w:rPr>
                <w:rFonts w:eastAsia="Times New Roman"/>
              </w:rPr>
              <w:t xml:space="preserve"> контракта </w:t>
            </w:r>
            <w:r w:rsidR="00B67719">
              <w:rPr>
                <w:rFonts w:eastAsia="Times New Roman"/>
              </w:rPr>
              <w:t xml:space="preserve">в уведомление </w:t>
            </w:r>
            <w:r w:rsidR="00B50EBD" w:rsidRPr="00B50EBD">
              <w:rPr>
                <w:rFonts w:eastAsia="Times New Roman"/>
              </w:rPr>
              <w:t>подтягива</w:t>
            </w:r>
            <w:r w:rsidR="00B50EBD">
              <w:rPr>
                <w:rFonts w:eastAsia="Times New Roman"/>
              </w:rPr>
              <w:t>ю</w:t>
            </w:r>
            <w:r w:rsidR="00B50EBD" w:rsidRPr="00B50EBD">
              <w:rPr>
                <w:rFonts w:eastAsia="Times New Roman"/>
              </w:rPr>
              <w:t xml:space="preserve">тся </w:t>
            </w:r>
            <w:r w:rsidR="00834BFC" w:rsidRPr="00B50EBD">
              <w:rPr>
                <w:rFonts w:eastAsia="Times New Roman"/>
              </w:rPr>
              <w:t>из столбца «Информация по контракту»</w:t>
            </w:r>
            <w:r w:rsidR="00B67719">
              <w:rPr>
                <w:rFonts w:eastAsia="Times New Roman"/>
              </w:rPr>
              <w:t xml:space="preserve"> из</w:t>
            </w:r>
            <w:r w:rsidR="00834BFC" w:rsidRPr="00B50EBD">
              <w:rPr>
                <w:rFonts w:eastAsia="Times New Roman"/>
              </w:rPr>
              <w:t xml:space="preserve"> </w:t>
            </w:r>
            <w:r w:rsidR="00B67719" w:rsidRPr="00B50EBD">
              <w:rPr>
                <w:rFonts w:eastAsia="Times New Roman"/>
              </w:rPr>
              <w:t>подстолб</w:t>
            </w:r>
            <w:r w:rsidR="00B67719">
              <w:rPr>
                <w:rFonts w:eastAsia="Times New Roman"/>
              </w:rPr>
              <w:t xml:space="preserve">ца </w:t>
            </w:r>
            <w:r w:rsidR="00834BFC" w:rsidRPr="00B50EBD">
              <w:rPr>
                <w:rFonts w:eastAsia="Times New Roman"/>
              </w:rPr>
              <w:t>«Номер»</w:t>
            </w:r>
            <w:r w:rsidR="001E085A" w:rsidRPr="00B50EBD">
              <w:rPr>
                <w:rFonts w:eastAsia="Times New Roman"/>
              </w:rPr>
              <w:t xml:space="preserve">, </w:t>
            </w:r>
            <w:r w:rsidR="00B50EBD">
              <w:rPr>
                <w:rFonts w:eastAsia="Times New Roman"/>
              </w:rPr>
              <w:t>«Д</w:t>
            </w:r>
            <w:r w:rsidR="001E085A" w:rsidRPr="00B50EBD">
              <w:rPr>
                <w:rFonts w:eastAsia="Times New Roman"/>
              </w:rPr>
              <w:t>ата</w:t>
            </w:r>
            <w:r w:rsidR="00B50EBD">
              <w:rPr>
                <w:rFonts w:eastAsia="Times New Roman"/>
              </w:rPr>
              <w:t xml:space="preserve">», номер и дата </w:t>
            </w:r>
            <w:r w:rsidR="002C7B35">
              <w:rPr>
                <w:rFonts w:eastAsia="Times New Roman"/>
              </w:rPr>
              <w:t>УНК подтягива</w:t>
            </w:r>
            <w:r w:rsidR="00B50EBD">
              <w:rPr>
                <w:rFonts w:eastAsia="Times New Roman"/>
              </w:rPr>
              <w:t>ю</w:t>
            </w:r>
            <w:r w:rsidR="002C7B35">
              <w:rPr>
                <w:rFonts w:eastAsia="Times New Roman"/>
              </w:rPr>
              <w:t xml:space="preserve">тся </w:t>
            </w:r>
            <w:r w:rsidR="00B50EBD">
              <w:rPr>
                <w:rFonts w:eastAsia="Times New Roman"/>
              </w:rPr>
              <w:t xml:space="preserve">из </w:t>
            </w:r>
            <w:r w:rsidR="002C7B35">
              <w:rPr>
                <w:rFonts w:eastAsia="Times New Roman"/>
              </w:rPr>
              <w:t>столбца «</w:t>
            </w:r>
            <w:r w:rsidR="002C7B35" w:rsidRPr="002C7B35">
              <w:rPr>
                <w:rFonts w:eastAsia="Times New Roman"/>
              </w:rPr>
              <w:t>Реквизиты учетного номера контракта или паспорта сделки</w:t>
            </w:r>
            <w:r w:rsidR="002C7B35">
              <w:rPr>
                <w:rFonts w:eastAsia="Times New Roman"/>
              </w:rPr>
              <w:t>»</w:t>
            </w:r>
            <w:r w:rsidR="00B67719">
              <w:rPr>
                <w:rFonts w:eastAsia="Times New Roman"/>
              </w:rPr>
              <w:t xml:space="preserve"> из </w:t>
            </w:r>
            <w:r w:rsidR="002C7B35">
              <w:rPr>
                <w:rFonts w:eastAsia="Times New Roman"/>
              </w:rPr>
              <w:t>подстолб</w:t>
            </w:r>
            <w:r w:rsidR="00B67719">
              <w:rPr>
                <w:rFonts w:eastAsia="Times New Roman"/>
              </w:rPr>
              <w:t>ца</w:t>
            </w:r>
            <w:r w:rsidR="002C7B35">
              <w:rPr>
                <w:rFonts w:eastAsia="Times New Roman"/>
              </w:rPr>
              <w:t xml:space="preserve"> «Номер»</w:t>
            </w:r>
            <w:r w:rsidR="001E085A">
              <w:rPr>
                <w:rFonts w:eastAsia="Times New Roman"/>
              </w:rPr>
              <w:t xml:space="preserve">, </w:t>
            </w:r>
            <w:r w:rsidR="00B67719">
              <w:rPr>
                <w:rFonts w:eastAsia="Times New Roman"/>
              </w:rPr>
              <w:t>«Дата»</w:t>
            </w:r>
          </w:p>
          <w:p w14:paraId="1AD6192E" w14:textId="6E6431A6" w:rsidR="008F7019" w:rsidRDefault="00834BFC" w:rsidP="008F7019">
            <w:pPr>
              <w:jc w:val="both"/>
              <w:rPr>
                <w:rFonts w:eastAsia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060AB0" wp14:editId="78DEA9AE">
                  <wp:extent cx="6427470" cy="1971818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3456"/>
                          <a:stretch/>
                        </pic:blipFill>
                        <pic:spPr bwMode="auto">
                          <a:xfrm>
                            <a:off x="0" y="0"/>
                            <a:ext cx="6436436" cy="1974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D73A1" w14:textId="0FAEBCE0" w:rsidR="00BA583C" w:rsidRDefault="002C7B35" w:rsidP="008F7019">
            <w:pPr>
              <w:jc w:val="both"/>
              <w:rPr>
                <w:rFonts w:eastAsia="Times New Roman"/>
              </w:rPr>
            </w:pPr>
            <w:r w:rsidRPr="002C7B35">
              <w:rPr>
                <w:rFonts w:eastAsia="Times New Roman"/>
                <w:b/>
                <w:lang w:val="en-US"/>
              </w:rPr>
              <w:t>II</w:t>
            </w:r>
            <w:r>
              <w:rPr>
                <w:rFonts w:eastAsia="Times New Roman"/>
                <w:b/>
                <w:lang w:val="en-US"/>
              </w:rPr>
              <w:t>I</w:t>
            </w:r>
            <w:r w:rsidRPr="00CF5F67">
              <w:rPr>
                <w:rFonts w:eastAsia="Times New Roman"/>
                <w:b/>
              </w:rPr>
              <w:t xml:space="preserve">        </w:t>
            </w:r>
            <w:r w:rsidR="000B4E17" w:rsidRPr="002C7B35">
              <w:rPr>
                <w:rFonts w:eastAsia="Times New Roman"/>
              </w:rPr>
              <w:t>Далее</w:t>
            </w:r>
            <w:r w:rsidR="000B4E17">
              <w:rPr>
                <w:rFonts w:eastAsia="Times New Roman"/>
              </w:rPr>
              <w:t xml:space="preserve"> уведомления</w:t>
            </w:r>
            <w:r w:rsidR="00CF5F67">
              <w:rPr>
                <w:rFonts w:eastAsia="Times New Roman"/>
              </w:rPr>
              <w:t>-запросы должны направляться по СДБО</w:t>
            </w:r>
            <w:r w:rsidR="000B4E17">
              <w:rPr>
                <w:rFonts w:eastAsia="Times New Roman"/>
              </w:rPr>
              <w:t xml:space="preserve"> клиентам</w:t>
            </w:r>
            <w:r w:rsidR="00BA583C">
              <w:rPr>
                <w:rFonts w:eastAsia="Times New Roman"/>
              </w:rPr>
              <w:t>. (</w:t>
            </w:r>
            <w:r w:rsidR="00DC3939">
              <w:rPr>
                <w:rFonts w:eastAsia="Times New Roman"/>
              </w:rPr>
              <w:t>в отчете имеется БИН/ИИН с помощью него находить в СДБО клиента и отправлять уведомление</w:t>
            </w:r>
            <w:r w:rsidR="00D07902">
              <w:rPr>
                <w:rFonts w:eastAsia="Times New Roman"/>
              </w:rPr>
              <w:t xml:space="preserve"> в </w:t>
            </w:r>
            <w:r w:rsidR="00D07902">
              <w:rPr>
                <w:rFonts w:eastAsia="Times New Roman"/>
                <w:lang w:val="en-US"/>
              </w:rPr>
              <w:t>PDF</w:t>
            </w:r>
            <w:r w:rsidR="00D07902" w:rsidRPr="00D07902">
              <w:rPr>
                <w:rFonts w:eastAsia="Times New Roman"/>
              </w:rPr>
              <w:t xml:space="preserve"> </w:t>
            </w:r>
            <w:r w:rsidR="00D07902">
              <w:rPr>
                <w:rFonts w:eastAsia="Times New Roman"/>
              </w:rPr>
              <w:t>формате</w:t>
            </w:r>
            <w:r w:rsidR="00BA583C">
              <w:rPr>
                <w:rFonts w:eastAsia="Times New Roman"/>
              </w:rPr>
              <w:t xml:space="preserve">) </w:t>
            </w:r>
          </w:p>
          <w:p w14:paraId="5D9A0626" w14:textId="5DFFBE73" w:rsidR="00B67719" w:rsidRDefault="000B4E17" w:rsidP="00B67719">
            <w:pPr>
              <w:pStyle w:val="aa"/>
              <w:numPr>
                <w:ilvl w:val="0"/>
                <w:numId w:val="10"/>
              </w:numPr>
              <w:jc w:val="both"/>
              <w:rPr>
                <w:rFonts w:eastAsia="Times New Roman"/>
              </w:rPr>
            </w:pPr>
            <w:r w:rsidRPr="00B67719">
              <w:rPr>
                <w:rFonts w:eastAsia="Times New Roman"/>
              </w:rPr>
              <w:t xml:space="preserve">В случае если у клиента нет СДБО, то необходимо направить </w:t>
            </w:r>
            <w:r w:rsidR="00B67719">
              <w:rPr>
                <w:rFonts w:eastAsia="Times New Roman"/>
              </w:rPr>
              <w:t>У</w:t>
            </w:r>
            <w:r w:rsidRPr="00B67719">
              <w:rPr>
                <w:rFonts w:eastAsia="Times New Roman"/>
              </w:rPr>
              <w:t>ведомлени</w:t>
            </w:r>
            <w:r w:rsidR="00B67719">
              <w:rPr>
                <w:rFonts w:eastAsia="Times New Roman"/>
              </w:rPr>
              <w:t xml:space="preserve">е </w:t>
            </w:r>
            <w:r w:rsidR="00807536">
              <w:rPr>
                <w:rFonts w:eastAsia="Times New Roman"/>
              </w:rPr>
              <w:t xml:space="preserve">в </w:t>
            </w:r>
            <w:r w:rsidR="00807536">
              <w:rPr>
                <w:rFonts w:eastAsia="Times New Roman"/>
                <w:lang w:val="en-US"/>
              </w:rPr>
              <w:t>PDF</w:t>
            </w:r>
            <w:r w:rsidR="00807536" w:rsidRPr="00D07902">
              <w:rPr>
                <w:rFonts w:eastAsia="Times New Roman"/>
              </w:rPr>
              <w:t xml:space="preserve"> </w:t>
            </w:r>
            <w:r w:rsidR="00807536">
              <w:rPr>
                <w:rFonts w:eastAsia="Times New Roman"/>
              </w:rPr>
              <w:t>формате</w:t>
            </w:r>
            <w:r w:rsidR="00807536" w:rsidRPr="00B67719">
              <w:rPr>
                <w:rFonts w:eastAsia="Times New Roman"/>
              </w:rPr>
              <w:t xml:space="preserve"> </w:t>
            </w:r>
            <w:r w:rsidRPr="00B67719">
              <w:rPr>
                <w:rFonts w:eastAsia="Times New Roman"/>
              </w:rPr>
              <w:t>на электронную почту</w:t>
            </w:r>
            <w:r w:rsidR="002C0F38" w:rsidRPr="00B67719">
              <w:rPr>
                <w:rFonts w:eastAsia="Times New Roman"/>
              </w:rPr>
              <w:t xml:space="preserve">, </w:t>
            </w:r>
            <w:r w:rsidR="00807536">
              <w:rPr>
                <w:rFonts w:eastAsia="Times New Roman"/>
              </w:rPr>
              <w:t xml:space="preserve">данные </w:t>
            </w:r>
            <w:r w:rsidR="00B67719">
              <w:rPr>
                <w:rFonts w:eastAsia="Times New Roman"/>
              </w:rPr>
              <w:t xml:space="preserve">эл. </w:t>
            </w:r>
            <w:r w:rsidR="00807536">
              <w:rPr>
                <w:rFonts w:eastAsia="Times New Roman"/>
              </w:rPr>
              <w:t>п</w:t>
            </w:r>
            <w:r w:rsidR="00B67719">
              <w:rPr>
                <w:rFonts w:eastAsia="Times New Roman"/>
              </w:rPr>
              <w:t>очт</w:t>
            </w:r>
            <w:r w:rsidR="00807536">
              <w:rPr>
                <w:rFonts w:eastAsia="Times New Roman"/>
              </w:rPr>
              <w:t>ы</w:t>
            </w:r>
            <w:r w:rsidR="00B67719">
              <w:rPr>
                <w:rFonts w:eastAsia="Times New Roman"/>
              </w:rPr>
              <w:t xml:space="preserve"> </w:t>
            </w:r>
            <w:r w:rsidR="00807536">
              <w:rPr>
                <w:rFonts w:eastAsia="Times New Roman"/>
              </w:rPr>
              <w:t>находя</w:t>
            </w:r>
            <w:r w:rsidR="00D07902">
              <w:rPr>
                <w:rFonts w:eastAsia="Times New Roman"/>
              </w:rPr>
              <w:t>тся</w:t>
            </w:r>
            <w:r w:rsidR="00807536">
              <w:rPr>
                <w:rFonts w:eastAsia="Times New Roman"/>
              </w:rPr>
              <w:t xml:space="preserve"> в</w:t>
            </w:r>
            <w:r w:rsidR="00B67719">
              <w:rPr>
                <w:rFonts w:eastAsia="Times New Roman"/>
              </w:rPr>
              <w:t xml:space="preserve"> карточк</w:t>
            </w:r>
            <w:r w:rsidR="00D07902">
              <w:rPr>
                <w:rFonts w:eastAsia="Times New Roman"/>
              </w:rPr>
              <w:t>е</w:t>
            </w:r>
            <w:r w:rsidR="00B67719">
              <w:rPr>
                <w:rFonts w:eastAsia="Times New Roman"/>
              </w:rPr>
              <w:t xml:space="preserve"> клиента</w:t>
            </w:r>
            <w:r w:rsidR="00807536">
              <w:rPr>
                <w:rFonts w:eastAsia="Times New Roman"/>
              </w:rPr>
              <w:t xml:space="preserve"> в  ИБСО</w:t>
            </w:r>
            <w:r w:rsidR="00B67719">
              <w:rPr>
                <w:rFonts w:eastAsia="Times New Roman"/>
              </w:rPr>
              <w:t xml:space="preserve"> </w:t>
            </w:r>
          </w:p>
          <w:p w14:paraId="58A8B700" w14:textId="63523900" w:rsidR="00D07902" w:rsidRPr="00352BF8" w:rsidRDefault="00D07902" w:rsidP="00D07902">
            <w:pPr>
              <w:pStyle w:val="aa"/>
              <w:jc w:val="both"/>
              <w:rPr>
                <w:rFonts w:eastAsia="Times New Roman"/>
                <w:rPrChange w:id="49" w:author="Умбетова Асель Мухаметжановна" w:date="2023-02-23T18:54:00Z">
                  <w:rPr>
                    <w:rFonts w:eastAsia="Times New Roman"/>
                  </w:rPr>
                </w:rPrChange>
              </w:rPr>
            </w:pPr>
            <w:r>
              <w:rPr>
                <w:rFonts w:eastAsia="Times New Roman"/>
              </w:rPr>
              <w:t xml:space="preserve">С темой письма: </w:t>
            </w:r>
            <w:bookmarkStart w:id="50" w:name="_GoBack"/>
            <w:bookmarkEnd w:id="50"/>
            <w:r w:rsidRPr="00352BF8">
              <w:rPr>
                <w:rFonts w:eastAsia="Times New Roman"/>
                <w:rPrChange w:id="51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«ВАЖНО! Нарушение срока репатриации»  </w:t>
            </w:r>
            <w:del w:id="52" w:author="Душниязова Асия Сахитжановна" w:date="2023-02-06T11:21:00Z">
              <w:r w:rsidRPr="00352BF8" w:rsidDel="00036CD3">
                <w:rPr>
                  <w:rFonts w:eastAsia="Times New Roman"/>
                  <w:rPrChange w:id="53" w:author="Умбетова Асель Мухаметжановна" w:date="2023-02-23T18:54:00Z">
                    <w:rPr>
                      <w:rFonts w:eastAsia="Times New Roman"/>
                      <w:highlight w:val="yellow"/>
                    </w:rPr>
                  </w:rPrChange>
                </w:rPr>
                <w:delText>(согласовать с Асией)</w:delText>
              </w:r>
            </w:del>
          </w:p>
          <w:p w14:paraId="084398F8" w14:textId="77777777" w:rsidR="00487292" w:rsidRPr="00352BF8" w:rsidRDefault="00B67719" w:rsidP="00487292">
            <w:pPr>
              <w:widowControl w:val="0"/>
              <w:ind w:firstLine="709"/>
              <w:rPr>
                <w:ins w:id="54" w:author="Душниязова Асия Сахитжановна" w:date="2023-02-06T11:29:00Z"/>
                <w:rFonts w:ascii="Times New Roman" w:eastAsia="Times New Roman" w:hAnsi="Times New Roman" w:cs="Times New Roman"/>
                <w:sz w:val="24"/>
                <w:szCs w:val="24"/>
                <w:rPrChange w:id="55" w:author="Умбетова Асель Мухаметжановна" w:date="2023-02-23T18:54:00Z">
                  <w:rPr>
                    <w:ins w:id="56" w:author="Душниязова Асия Сахитжановна" w:date="2023-02-06T11:29:00Z"/>
                    <w:rFonts w:ascii="Times New Roman" w:eastAsia="Times New Roman" w:hAnsi="Times New Roman" w:cs="Times New Roman"/>
                    <w:sz w:val="24"/>
                    <w:szCs w:val="24"/>
                    <w:highlight w:val="yellow"/>
                  </w:rPr>
                </w:rPrChange>
              </w:rPr>
            </w:pPr>
            <w:r w:rsidRPr="00352BF8">
              <w:rPr>
                <w:rFonts w:eastAsia="Times New Roman"/>
                <w:rPrChange w:id="57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В случае если у клиента нет электронной почты, то уведомление необходимо отправить СМС </w:t>
            </w:r>
            <w:r w:rsidR="002C0F38" w:rsidRPr="00352BF8">
              <w:rPr>
                <w:rFonts w:eastAsia="Times New Roman"/>
                <w:rPrChange w:id="58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на номер телефона </w:t>
            </w:r>
            <w:r w:rsidR="000B4E17" w:rsidRPr="00352BF8">
              <w:rPr>
                <w:rFonts w:eastAsia="Times New Roman"/>
                <w:rPrChange w:id="59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>указанн</w:t>
            </w:r>
            <w:r w:rsidR="002C0F38" w:rsidRPr="00352BF8">
              <w:rPr>
                <w:rFonts w:eastAsia="Times New Roman"/>
                <w:rPrChange w:id="60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>ы</w:t>
            </w:r>
            <w:r w:rsidRPr="00352BF8">
              <w:rPr>
                <w:rFonts w:eastAsia="Times New Roman"/>
                <w:rPrChange w:id="61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>й</w:t>
            </w:r>
            <w:r w:rsidR="000B4E17" w:rsidRPr="00352BF8">
              <w:rPr>
                <w:rFonts w:eastAsia="Times New Roman"/>
                <w:rPrChange w:id="62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 в карточке клиента. </w:t>
            </w:r>
            <w:r w:rsidR="00DC3939" w:rsidRPr="00352BF8">
              <w:rPr>
                <w:rFonts w:eastAsia="Times New Roman"/>
                <w:rPrChange w:id="63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(текст </w:t>
            </w:r>
            <w:r w:rsidR="00C855E4" w:rsidRPr="00352BF8">
              <w:rPr>
                <w:rFonts w:eastAsia="Times New Roman"/>
                <w:rPrChange w:id="64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>–</w:t>
            </w:r>
            <w:r w:rsidR="00DC3939" w:rsidRPr="00352BF8">
              <w:rPr>
                <w:rFonts w:eastAsia="Times New Roman"/>
                <w:rPrChange w:id="65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 </w:t>
            </w:r>
            <w:ins w:id="66" w:author="Душниязова Асия Сахитжановна" w:date="2023-02-06T11:29:00Z">
              <w:r w:rsidR="00487292" w:rsidRPr="00352BF8">
                <w:rPr>
                  <w:rFonts w:ascii="Times New Roman" w:eastAsia="Times New Roman" w:hAnsi="Times New Roman" w:cs="Times New Roman"/>
                  <w:sz w:val="24"/>
                  <w:szCs w:val="24"/>
                  <w:rPrChange w:id="67" w:author="Умбетова Асель Мухаметжановна" w:date="2023-02-23T18:54:00Z"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Извещаем Вас о нарушении срока репатриации по валютному договору с УН 1/111/1111/11111.</w:t>
              </w:r>
              <w:r w:rsidR="00487292" w:rsidRPr="00352BF8">
                <w:rPr>
                  <w:rFonts w:ascii="Times New Roman" w:eastAsia="Times New Roman" w:hAnsi="Times New Roman" w:cs="Times New Roman"/>
                  <w:bCs/>
                  <w:iCs/>
                  <w:sz w:val="24"/>
                  <w:szCs w:val="24"/>
                  <w:rPrChange w:id="68" w:author="Умбетова Асель Мухаметжановна" w:date="2023-02-23T18:54:00Z">
                    <w:rPr>
                      <w:rFonts w:ascii="Times New Roman" w:eastAsia="Times New Roman" w:hAnsi="Times New Roman" w:cs="Times New Roman"/>
                      <w:bCs/>
                      <w:iCs/>
                      <w:sz w:val="24"/>
                      <w:szCs w:val="24"/>
                      <w:highlight w:val="yellow"/>
                    </w:rPr>
                  </w:rPrChange>
                </w:rPr>
                <w:t xml:space="preserve"> Предоставьте</w:t>
              </w:r>
              <w:r w:rsidR="00487292" w:rsidRPr="00352BF8">
                <w:rPr>
                  <w:rFonts w:eastAsia="Times New Roman"/>
                  <w:bCs/>
                  <w:iCs/>
                  <w:szCs w:val="24"/>
                  <w:rPrChange w:id="69" w:author="Умбетова Асель Мухаметжановна" w:date="2023-02-23T18:54:00Z">
                    <w:rPr>
                      <w:rFonts w:eastAsia="Times New Roman"/>
                      <w:bCs/>
                      <w:iCs/>
                      <w:szCs w:val="24"/>
                      <w:highlight w:val="yellow"/>
                    </w:rPr>
                  </w:rPrChange>
                </w:rPr>
                <w:t xml:space="preserve"> </w:t>
              </w:r>
              <w:r w:rsidR="00487292" w:rsidRPr="00352BF8">
                <w:rPr>
                  <w:rFonts w:eastAsia="Times New Roman"/>
                  <w:szCs w:val="24"/>
                  <w:rPrChange w:id="70" w:author="Умбетова Асель Мухаметжановна" w:date="2023-02-23T18:54:00Z">
                    <w:rPr>
                      <w:rFonts w:eastAsia="Times New Roman"/>
                      <w:szCs w:val="24"/>
                      <w:highlight w:val="yellow"/>
                    </w:rPr>
                  </w:rPrChange>
                </w:rPr>
                <w:t xml:space="preserve">документы о </w:t>
              </w:r>
              <w:r w:rsidR="00487292" w:rsidRPr="00352BF8">
                <w:rPr>
                  <w:rFonts w:ascii="Times New Roman" w:eastAsia="Times New Roman" w:hAnsi="Times New Roman" w:cs="Times New Roman"/>
                  <w:sz w:val="24"/>
                  <w:szCs w:val="24"/>
                  <w:rPrChange w:id="71" w:author="Умбетова Асель Мухаметжановна" w:date="2023-02-23T18:54:00Z"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причинах необеспечения требования репатриации и подтверждающих исполнение обстоятельств</w:t>
              </w:r>
            </w:ins>
          </w:p>
          <w:p w14:paraId="25E03EA0" w14:textId="245011E6" w:rsidR="008F7019" w:rsidRPr="00352BF8" w:rsidRDefault="00C855E4" w:rsidP="00B67719">
            <w:pPr>
              <w:pStyle w:val="aa"/>
              <w:numPr>
                <w:ilvl w:val="0"/>
                <w:numId w:val="10"/>
              </w:numPr>
              <w:jc w:val="both"/>
              <w:rPr>
                <w:rFonts w:eastAsia="Times New Roman"/>
                <w:rPrChange w:id="72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</w:pPr>
            <w:del w:id="73" w:author="Душниязова Асия Сахитжановна" w:date="2023-02-06T11:29:00Z">
              <w:r w:rsidRPr="00352BF8" w:rsidDel="00487292">
                <w:rPr>
                  <w:rFonts w:eastAsia="Times New Roman"/>
                  <w:rPrChange w:id="74" w:author="Умбетова Асель Мухаметжановна" w:date="2023-02-23T18:54:00Z">
                    <w:rPr>
                      <w:rFonts w:eastAsia="Times New Roman"/>
                      <w:highlight w:val="yellow"/>
                    </w:rPr>
                  </w:rPrChange>
                </w:rPr>
                <w:delText>Добрый день! Извещаем Вас о нарушении срока репатриации по контракту</w:delText>
              </w:r>
            </w:del>
            <w:r w:rsidRPr="00352BF8">
              <w:rPr>
                <w:rFonts w:eastAsia="Times New Roman"/>
                <w:rPrChange w:id="75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 … (номер </w:t>
            </w:r>
            <w:del w:id="76" w:author="Душниязова Асия Сахитжановна" w:date="2023-02-06T11:30:00Z">
              <w:r w:rsidRPr="00352BF8" w:rsidDel="00487292">
                <w:rPr>
                  <w:rFonts w:eastAsia="Times New Roman"/>
                  <w:rPrChange w:id="77" w:author="Умбетова Асель Мухаметжановна" w:date="2023-02-23T18:54:00Z">
                    <w:rPr>
                      <w:rFonts w:eastAsia="Times New Roman"/>
                      <w:highlight w:val="yellow"/>
                    </w:rPr>
                  </w:rPrChange>
                </w:rPr>
                <w:delText xml:space="preserve">контракта и </w:delText>
              </w:r>
            </w:del>
            <w:r w:rsidRPr="00352BF8">
              <w:rPr>
                <w:rFonts w:eastAsia="Times New Roman"/>
                <w:rPrChange w:id="78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>УН</w:t>
            </w:r>
            <w:del w:id="79" w:author="Душниязова Асия Сахитжановна" w:date="2023-02-06T11:30:00Z">
              <w:r w:rsidRPr="00352BF8" w:rsidDel="00487292">
                <w:rPr>
                  <w:rFonts w:eastAsia="Times New Roman"/>
                  <w:rPrChange w:id="80" w:author="Умбетова Асель Мухаметжановна" w:date="2023-02-23T18:54:00Z">
                    <w:rPr>
                      <w:rFonts w:eastAsia="Times New Roman"/>
                      <w:highlight w:val="yellow"/>
                    </w:rPr>
                  </w:rPrChange>
                </w:rPr>
                <w:delText>К</w:delText>
              </w:r>
            </w:del>
            <w:r w:rsidRPr="00352BF8">
              <w:rPr>
                <w:rFonts w:eastAsia="Times New Roman"/>
                <w:rPrChange w:id="81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 подтягивается с отчета </w:t>
            </w:r>
            <w:r w:rsidRPr="00352BF8">
              <w:rPr>
                <w:noProof/>
                <w:lang w:eastAsia="ru-RU"/>
                <w:rPrChange w:id="82" w:author="Умбетова Асель Мухаметжановна" w:date="2023-02-23T18:54:00Z">
                  <w:rPr>
                    <w:noProof/>
                    <w:highlight w:val="yellow"/>
                    <w:lang w:eastAsia="ru-RU"/>
                  </w:rPr>
                </w:rPrChange>
              </w:rPr>
              <w:t>«РБК. (105) Лицевая карточка банковского контроля»</w:t>
            </w:r>
            <w:r w:rsidRPr="00352BF8">
              <w:rPr>
                <w:rFonts w:eastAsia="Times New Roman"/>
                <w:rPrChange w:id="83" w:author="Умбетова Асель Мухаметжановна" w:date="2023-02-23T18:54:00Z">
                  <w:rPr>
                    <w:rFonts w:eastAsia="Times New Roman"/>
                    <w:highlight w:val="yellow"/>
                  </w:rPr>
                </w:rPrChange>
              </w:rPr>
              <w:t xml:space="preserve">)   текст на латинице </w:t>
            </w:r>
          </w:p>
          <w:p w14:paraId="006FD635" w14:textId="404BD5CF" w:rsidR="00C855E4" w:rsidRDefault="00C855E4" w:rsidP="00C855E4">
            <w:pPr>
              <w:pStyle w:val="aa"/>
              <w:jc w:val="both"/>
              <w:rPr>
                <w:rFonts w:eastAsia="Times New Roman"/>
              </w:rPr>
            </w:pPr>
            <w:r w:rsidRPr="00C855E4">
              <w:rPr>
                <w:rFonts w:eastAsia="Times New Roman"/>
              </w:rPr>
              <w:t xml:space="preserve">Средняя стоимость одного сообщения 10 тг </w:t>
            </w:r>
          </w:p>
          <w:p w14:paraId="385644AF" w14:textId="2F2A7335" w:rsidR="00C855E4" w:rsidRPr="00C855E4" w:rsidRDefault="00C855E4" w:rsidP="00C855E4">
            <w:pPr>
              <w:pStyle w:val="aa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 одном сообщении 160 символов на латинице. </w:t>
            </w:r>
          </w:p>
          <w:p w14:paraId="172356B6" w14:textId="0B4ECC24" w:rsidR="00C855E4" w:rsidRDefault="00C855E4" w:rsidP="00C855E4">
            <w:pPr>
              <w:pStyle w:val="aa"/>
              <w:ind w:left="171"/>
              <w:jc w:val="both"/>
              <w:rPr>
                <w:rFonts w:eastAsia="Times New Roman"/>
                <w:highlight w:val="yellow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FA2AE3" wp14:editId="604C2DF0">
                  <wp:extent cx="6427470" cy="26492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470" cy="264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8FE8B" w14:textId="5D797250" w:rsidR="00C855E4" w:rsidRPr="00C855E4" w:rsidRDefault="00C855E4" w:rsidP="00C855E4">
            <w:pPr>
              <w:pStyle w:val="aa"/>
              <w:jc w:val="both"/>
              <w:rPr>
                <w:rFonts w:eastAsia="Times New Roman"/>
                <w:highlight w:val="yellow"/>
              </w:rPr>
            </w:pPr>
            <w:r>
              <w:rPr>
                <w:rFonts w:eastAsia="Times New Roman"/>
                <w:highlight w:val="yellow"/>
              </w:rPr>
              <w:t xml:space="preserve"> </w:t>
            </w:r>
          </w:p>
          <w:p w14:paraId="662C495B" w14:textId="5EF7557D" w:rsidR="000B4E17" w:rsidRPr="002C7B35" w:rsidRDefault="000B4E17" w:rsidP="008F7019">
            <w:pPr>
              <w:jc w:val="both"/>
              <w:rPr>
                <w:rFonts w:eastAsia="Times New Roman"/>
                <w:b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1978083" wp14:editId="3C0098EE">
                  <wp:extent cx="4254702" cy="17216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668" cy="173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E5EA9" w14:textId="6D7A3093" w:rsidR="001208A2" w:rsidRDefault="009968D5" w:rsidP="008F7019">
            <w:pPr>
              <w:jc w:val="both"/>
              <w:rPr>
                <w:ins w:id="84" w:author="Перфильева Елена Викторовна" w:date="2023-02-02T14:14:00Z"/>
                <w:rFonts w:eastAsia="Times New Roman"/>
              </w:rPr>
            </w:pPr>
            <w:r w:rsidRPr="009968D5">
              <w:rPr>
                <w:rFonts w:eastAsia="Times New Roman"/>
                <w:b/>
                <w:lang w:val="en-US"/>
              </w:rPr>
              <w:t>IV</w:t>
            </w:r>
            <w:r w:rsidRPr="009968D5">
              <w:rPr>
                <w:rFonts w:eastAsia="Times New Roman"/>
              </w:rPr>
              <w:t xml:space="preserve"> </w:t>
            </w:r>
            <w:ins w:id="85" w:author="Перфильева Елена Викторовна" w:date="2023-02-02T14:14:00Z">
              <w:r w:rsidR="001208A2">
                <w:rPr>
                  <w:rFonts w:eastAsia="Times New Roman"/>
                </w:rPr>
                <w:t xml:space="preserve">Два вида уведомления на </w:t>
              </w:r>
            </w:ins>
            <w:del w:id="86" w:author="Перфильева Елена Викторовна" w:date="2023-02-02T14:14:00Z">
              <w:r w:rsidDel="001208A2">
                <w:rPr>
                  <w:rFonts w:eastAsia="Times New Roman"/>
                </w:rPr>
                <w:delText>На</w:delText>
              </w:r>
            </w:del>
            <w:r>
              <w:rPr>
                <w:rFonts w:eastAsia="Times New Roman"/>
              </w:rPr>
              <w:t xml:space="preserve"> стороне клиента в СДБО</w:t>
            </w:r>
            <w:ins w:id="87" w:author="Перфильева Елена Викторовна" w:date="2023-02-02T14:14:00Z">
              <w:r w:rsidR="001208A2">
                <w:rPr>
                  <w:rFonts w:eastAsia="Times New Roman"/>
                </w:rPr>
                <w:t>:</w:t>
              </w:r>
            </w:ins>
          </w:p>
          <w:p w14:paraId="03A664F4" w14:textId="3A192C67" w:rsidR="001208A2" w:rsidRDefault="001208A2" w:rsidP="008F7019">
            <w:pPr>
              <w:jc w:val="both"/>
              <w:rPr>
                <w:ins w:id="88" w:author="Перфильева Елена Викторовна" w:date="2023-02-02T14:14:00Z"/>
                <w:rFonts w:eastAsia="Times New Roman"/>
              </w:rPr>
            </w:pPr>
            <w:ins w:id="89" w:author="Перфильева Елена Викторовна" w:date="2023-02-02T14:14:00Z">
              <w:r>
                <w:rPr>
                  <w:rFonts w:eastAsia="Times New Roman"/>
                </w:rPr>
                <w:t xml:space="preserve">- при входе в СДБО (после авторизации) всплывающим окном </w:t>
              </w:r>
            </w:ins>
            <w:ins w:id="90" w:author="Перфильева Елена Викторовна" w:date="2023-02-02T14:16:00Z">
              <w:r>
                <w:rPr>
                  <w:rFonts w:eastAsia="Times New Roman"/>
                </w:rPr>
                <w:t xml:space="preserve">у каждого пользователя организации </w:t>
              </w:r>
            </w:ins>
            <w:ins w:id="91" w:author="Перфильева Елена Викторовна" w:date="2023-02-02T14:14:00Z">
              <w:r>
                <w:rPr>
                  <w:rFonts w:eastAsia="Times New Roman"/>
                </w:rPr>
                <w:t xml:space="preserve">должен выходить текст </w:t>
              </w:r>
            </w:ins>
            <w:ins w:id="92" w:author="Перфильева Елена Викторовна" w:date="2023-02-02T14:17:00Z">
              <w:r>
                <w:rPr>
                  <w:rFonts w:eastAsia="Times New Roman"/>
                </w:rPr>
                <w:t xml:space="preserve">в окне </w:t>
              </w:r>
            </w:ins>
            <w:ins w:id="93" w:author="Перфильева Елена Викторовна" w:date="2023-02-02T14:14:00Z">
              <w:r>
                <w:rPr>
                  <w:rFonts w:eastAsia="Times New Roman"/>
                </w:rPr>
                <w:t xml:space="preserve">уведомления с признаком отметки для прочтения </w:t>
              </w:r>
            </w:ins>
            <w:ins w:id="94" w:author="Перфильева Елена Викторовна" w:date="2023-02-02T14:15:00Z">
              <w:r>
                <w:rPr>
                  <w:rFonts w:eastAsia="Times New Roman"/>
                </w:rPr>
                <w:t xml:space="preserve">– «прочитано» (при этом должен быть аудит, что </w:t>
              </w:r>
            </w:ins>
            <w:ins w:id="95" w:author="Перфильева Елена Викторовна" w:date="2023-02-02T14:16:00Z">
              <w:r>
                <w:rPr>
                  <w:rFonts w:eastAsia="Times New Roman"/>
                </w:rPr>
                <w:t>определенный пользователь</w:t>
              </w:r>
            </w:ins>
            <w:ins w:id="96" w:author="Перфильева Елена Викторовна" w:date="2023-02-02T14:15:00Z">
              <w:r>
                <w:rPr>
                  <w:rFonts w:eastAsia="Times New Roman"/>
                </w:rPr>
                <w:t xml:space="preserve"> прочитал</w:t>
              </w:r>
            </w:ins>
            <w:ins w:id="97" w:author="Перфильева Елена Викторовна" w:date="2023-02-02T14:16:00Z">
              <w:r>
                <w:rPr>
                  <w:rFonts w:eastAsia="Times New Roman"/>
                </w:rPr>
                <w:t xml:space="preserve"> сообщение, т.е. должен быть отчет о прочитанных сообщения</w:t>
              </w:r>
            </w:ins>
            <w:ins w:id="98" w:author="Умбетова Асель Мухаметжановна" w:date="2023-02-02T14:38:00Z">
              <w:r w:rsidR="005E1CA4">
                <w:rPr>
                  <w:rFonts w:eastAsia="Times New Roman"/>
                </w:rPr>
                <w:t>х</w:t>
              </w:r>
            </w:ins>
            <w:ins w:id="99" w:author="Перфильева Елена Викторовна" w:date="2023-02-02T14:16:00Z">
              <w:r>
                <w:rPr>
                  <w:rFonts w:eastAsia="Times New Roman"/>
                </w:rPr>
                <w:t>.)</w:t>
              </w:r>
            </w:ins>
          </w:p>
          <w:p w14:paraId="7E2F212F" w14:textId="78375FDF" w:rsidR="008F7019" w:rsidRPr="009968D5" w:rsidRDefault="001208A2" w:rsidP="008F7019">
            <w:pPr>
              <w:jc w:val="both"/>
              <w:rPr>
                <w:rFonts w:eastAsia="Times New Roman"/>
              </w:rPr>
            </w:pPr>
            <w:ins w:id="100" w:author="Перфильева Елена Викторовна" w:date="2023-02-02T14:14:00Z">
              <w:r>
                <w:rPr>
                  <w:rFonts w:eastAsia="Times New Roman"/>
                </w:rPr>
                <w:t>-</w:t>
              </w:r>
            </w:ins>
            <w:r w:rsidR="009968D5">
              <w:rPr>
                <w:rFonts w:eastAsia="Times New Roman"/>
              </w:rPr>
              <w:t xml:space="preserve"> во вкладке</w:t>
            </w:r>
            <w:ins w:id="101" w:author="Перфильева Елена Викторовна" w:date="2023-02-02T14:11:00Z">
              <w:r>
                <w:rPr>
                  <w:rFonts w:eastAsia="Times New Roman"/>
                </w:rPr>
                <w:t xml:space="preserve"> «Почта»</w:t>
              </w:r>
            </w:ins>
            <w:del w:id="102" w:author="Перфильева Елена Викторовна" w:date="2023-02-02T14:11:00Z">
              <w:r w:rsidR="009968D5" w:rsidDel="001208A2">
                <w:rPr>
                  <w:rFonts w:eastAsia="Times New Roman"/>
                </w:rPr>
                <w:delText xml:space="preserve"> «</w:delText>
              </w:r>
              <w:r w:rsidR="00C855E4" w:rsidDel="001208A2">
                <w:rPr>
                  <w:rFonts w:eastAsia="Times New Roman"/>
                </w:rPr>
                <w:delText>Уведомления</w:delText>
              </w:r>
              <w:r w:rsidR="009968D5" w:rsidDel="001208A2">
                <w:rPr>
                  <w:rFonts w:eastAsia="Times New Roman"/>
                </w:rPr>
                <w:delText>»</w:delText>
              </w:r>
            </w:del>
            <w:r w:rsidR="009968D5">
              <w:rPr>
                <w:rFonts w:eastAsia="Times New Roman"/>
              </w:rPr>
              <w:t xml:space="preserve"> должно отобра</w:t>
            </w:r>
            <w:ins w:id="103" w:author="Перфильева Елена Викторовна" w:date="2023-02-02T14:11:00Z">
              <w:r>
                <w:rPr>
                  <w:rFonts w:eastAsia="Times New Roman"/>
                </w:rPr>
                <w:t xml:space="preserve">зиться новое уведомление </w:t>
              </w:r>
            </w:ins>
            <w:ins w:id="104" w:author="Перфильева Елена Викторовна" w:date="2023-02-02T14:18:00Z">
              <w:r w:rsidR="00121803">
                <w:rPr>
                  <w:rFonts w:eastAsia="Times New Roman"/>
                </w:rPr>
                <w:t xml:space="preserve">с указанием даты </w:t>
              </w:r>
            </w:ins>
            <w:ins w:id="105" w:author="Перфильева Елена Викторовна" w:date="2023-02-02T14:12:00Z">
              <w:r>
                <w:rPr>
                  <w:rFonts w:eastAsia="Times New Roman"/>
                </w:rPr>
                <w:t>с</w:t>
              </w:r>
            </w:ins>
            <w:ins w:id="106" w:author="Перфильева Елена Викторовна" w:date="2023-02-02T14:11:00Z">
              <w:r>
                <w:rPr>
                  <w:rFonts w:eastAsia="Times New Roman"/>
                </w:rPr>
                <w:t xml:space="preserve"> возможностью скачивания файла, </w:t>
              </w:r>
            </w:ins>
            <w:ins w:id="107" w:author="Перфильева Елена Викторовна" w:date="2023-02-02T14:12:00Z">
              <w:r>
                <w:rPr>
                  <w:rFonts w:eastAsia="Times New Roman"/>
                </w:rPr>
                <w:t xml:space="preserve"> на «колокольчике» должно отобразиться количество новых непрочитанных сообщений</w:t>
              </w:r>
            </w:ins>
            <w:del w:id="108" w:author="Перфильева Елена Викторовна" w:date="2023-02-02T14:13:00Z">
              <w:r w:rsidR="009968D5" w:rsidDel="001208A2">
                <w:rPr>
                  <w:rFonts w:eastAsia="Times New Roman"/>
                </w:rPr>
                <w:delText xml:space="preserve">жаться количество непрочитанных писем </w:delText>
              </w:r>
            </w:del>
            <w:r w:rsidR="009968D5">
              <w:rPr>
                <w:rFonts w:eastAsia="Times New Roman"/>
              </w:rPr>
              <w:t xml:space="preserve"> </w:t>
            </w:r>
            <w:r w:rsidR="00C855E4">
              <w:rPr>
                <w:rFonts w:eastAsia="Times New Roman"/>
              </w:rPr>
              <w:t>(доработка, для того чтобы клиент понимал, что имеются непрочитанные сообщения)</w:t>
            </w:r>
            <w:ins w:id="109" w:author="Перфильева Елена Викторовна" w:date="2023-02-02T14:18:00Z">
              <w:r w:rsidR="00121803">
                <w:rPr>
                  <w:rFonts w:eastAsia="Times New Roman"/>
                </w:rPr>
                <w:t>. В данном разделе должен быть аудит по дате прочтения с автоматическим отображени</w:t>
              </w:r>
            </w:ins>
            <w:ins w:id="110" w:author="Перфильева Елена Викторовна" w:date="2023-02-02T14:19:00Z">
              <w:r w:rsidR="00121803">
                <w:rPr>
                  <w:rFonts w:eastAsia="Times New Roman"/>
                </w:rPr>
                <w:t>ем</w:t>
              </w:r>
            </w:ins>
            <w:ins w:id="111" w:author="Перфильева Елена Викторовна" w:date="2023-02-02T14:18:00Z">
              <w:r w:rsidR="00121803">
                <w:rPr>
                  <w:rFonts w:eastAsia="Times New Roman"/>
                </w:rPr>
                <w:t xml:space="preserve"> после открытия файла.</w:t>
              </w:r>
            </w:ins>
          </w:p>
          <w:p w14:paraId="657C9ED9" w14:textId="5C3308FF" w:rsidR="008F7019" w:rsidDel="00925D71" w:rsidRDefault="009968D5" w:rsidP="00925D71">
            <w:pPr>
              <w:jc w:val="both"/>
              <w:rPr>
                <w:del w:id="112" w:author="Умбетова Асель Мухаметжановна" w:date="2023-02-02T15:32:00Z"/>
                <w:rFonts w:eastAsia="Times New Roman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402936E" wp14:editId="68657358">
                      <wp:simplePos x="0" y="0"/>
                      <wp:positionH relativeFrom="column">
                        <wp:posOffset>2239204</wp:posOffset>
                      </wp:positionH>
                      <wp:positionV relativeFrom="paragraph">
                        <wp:posOffset>64135</wp:posOffset>
                      </wp:positionV>
                      <wp:extent cx="290705" cy="264277"/>
                      <wp:effectExtent l="0" t="0" r="14605" b="21590"/>
                      <wp:wrapNone/>
                      <wp:docPr id="23" name="Скругленный прямоугольник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705" cy="26427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071FDB" w14:textId="7D480AFA" w:rsidR="009968D5" w:rsidRPr="009968D5" w:rsidRDefault="009968D5" w:rsidP="009968D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C855E4">
                                    <w:rPr>
                                      <w:highlight w:val="black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02936E" id="Скругленный прямоугольник 23" o:spid="_x0000_s1030" style="position:absolute;left:0;text-align:left;margin-left:176.3pt;margin-top:5.05pt;width:22.9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" filled="f" strokecolor="black [3213]" strokeweight="1pt">
                      <v:stroke joinstyle="miter"/>
                      <v:textbox>
                        <w:txbxContent>
                          <w:p w14:paraId="2D071FDB" w14:textId="7D480AFA" w:rsidR="009968D5" w:rsidRPr="009968D5" w:rsidRDefault="009968D5" w:rsidP="009968D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855E4">
                              <w:rPr>
                                <w:highlight w:val="black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ru-RU"/>
              </w:rPr>
              <w:drawing>
                <wp:inline distT="0" distB="0" distL="0" distR="0" wp14:anchorId="71EDFF5B" wp14:editId="526A2AFC">
                  <wp:extent cx="4341772" cy="1305296"/>
                  <wp:effectExtent l="0" t="0" r="190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7411" b="22205"/>
                          <a:stretch/>
                        </pic:blipFill>
                        <pic:spPr bwMode="auto">
                          <a:xfrm>
                            <a:off x="0" y="0"/>
                            <a:ext cx="4367575" cy="1313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7A7045" w14:textId="63A0A5BB" w:rsidR="00370A5F" w:rsidRPr="0021041C" w:rsidRDefault="00370A5F" w:rsidP="00925D71">
            <w:pPr>
              <w:jc w:val="both"/>
              <w:rPr>
                <w:rFonts w:eastAsia="Times New Roman"/>
              </w:rPr>
            </w:pPr>
          </w:p>
        </w:tc>
      </w:tr>
    </w:tbl>
    <w:p w14:paraId="0B143654" w14:textId="533E1B16" w:rsidR="008648C3" w:rsidRPr="000D39AD" w:rsidRDefault="00834BFC" w:rsidP="00C76A3F">
      <w:pPr>
        <w:pStyle w:val="commentary"/>
        <w:rPr>
          <w:rFonts w:ascii="Arial" w:hAnsi="Arial" w:cs="Arial"/>
          <w:snapToGrid w:val="0"/>
          <w:vanish w:val="0"/>
          <w:color w:val="1F4E79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1" relativeHeight="251684864" behindDoc="0" locked="0" layoutInCell="1" allowOverlap="1" wp14:anchorId="3FF6F6CF" wp14:editId="7104D7A4">
                <wp:simplePos x="2972189" y="-3781013"/>
                <wp:positionH relativeFrom="column">
                  <wp:posOffset>2972189</wp:posOffset>
                </wp:positionH>
                <wp:positionV relativeFrom="paragraph">
                  <wp:posOffset>-3781013</wp:posOffset>
                </wp:positionV>
                <wp:extent cx="238539" cy="5216056"/>
                <wp:effectExtent l="19050" t="19050" r="66675" b="419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52160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40BE" id="Прямая со стрелкой 16" o:spid="_x0000_s1026" type="#_x0000_t32" style="position:absolute;margin-left:234.05pt;margin-top:-297.7pt;width:18.8pt;height:410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" strokecolor="red" strokeweight="2.25pt">
                <v:stroke endarrow="block" joinstyle="miter"/>
              </v:shape>
            </w:pict>
          </mc:Fallback>
        </mc:AlternateContent>
      </w:r>
      <w:r w:rsidR="008C1E89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1" relativeHeight="251659264" behindDoc="0" locked="0" layoutInCell="1" allowOverlap="1" wp14:anchorId="6B52F07E" wp14:editId="3239BC50">
                <wp:simplePos x="5658134" y="4490313"/>
                <wp:positionH relativeFrom="column">
                  <wp:posOffset>5658134</wp:posOffset>
                </wp:positionH>
                <wp:positionV relativeFrom="paragraph">
                  <wp:posOffset>4490313</wp:posOffset>
                </wp:positionV>
                <wp:extent cx="0" cy="428625"/>
                <wp:effectExtent l="76200" t="0" r="57150" b="4762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C529D" id="Прямая со стрелкой 2" o:spid="_x0000_s1026" type="#_x0000_t32" style="position:absolute;margin-left:445.5pt;margin-top:353.55pt;width:0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</w:p>
    <w:p w14:paraId="2174ED3D" w14:textId="05726420" w:rsidR="008648C3" w:rsidRPr="000D39AD" w:rsidRDefault="00D613BD" w:rsidP="00CA56A3">
      <w:pPr>
        <w:pStyle w:val="4"/>
        <w:keepLines w:val="0"/>
        <w:numPr>
          <w:ilvl w:val="1"/>
          <w:numId w:val="1"/>
        </w:numPr>
        <w:tabs>
          <w:tab w:val="left" w:pos="675"/>
          <w:tab w:val="left" w:pos="1380"/>
        </w:tabs>
        <w:spacing w:before="0" w:after="120" w:line="240" w:lineRule="auto"/>
        <w:rPr>
          <w:color w:val="1F4E79"/>
        </w:rPr>
      </w:pPr>
      <w:r>
        <w:rPr>
          <w:rFonts w:eastAsia="Times New Roman" w:cs="Arial"/>
          <w:snapToGrid w:val="0"/>
          <w:color w:val="1F4E79"/>
        </w:rPr>
        <w:t xml:space="preserve"> </w:t>
      </w:r>
      <w:r w:rsidR="008648C3" w:rsidRPr="000D39AD">
        <w:rPr>
          <w:rFonts w:eastAsia="Times New Roman" w:cs="Arial"/>
          <w:snapToGrid w:val="0"/>
          <w:color w:val="1F4E79"/>
        </w:rPr>
        <w:t>Запрашиваемые Изменения</w:t>
      </w:r>
    </w:p>
    <w:tbl>
      <w:tblPr>
        <w:tblW w:w="103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5070"/>
        <w:gridCol w:w="5273"/>
      </w:tblGrid>
      <w:tr w:rsidR="008648C3" w:rsidRPr="000E54A0" w14:paraId="18D7CAE6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DA82DA7" w14:textId="77777777" w:rsidR="008648C3" w:rsidRPr="00337B89" w:rsidRDefault="008648C3" w:rsidP="00C76A3F">
            <w:pPr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 xml:space="preserve">* </w:t>
            </w:r>
            <w:r w:rsidRPr="00337B89">
              <w:rPr>
                <w:rFonts w:eastAsia="Times New Roman"/>
                <w:b/>
              </w:rPr>
              <w:t xml:space="preserve">Процессы, которые будут затронуты запрашиваемыми изменениями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C21C1" w14:textId="6B5B1C69" w:rsidR="008648C3" w:rsidRPr="00ED5E47" w:rsidRDefault="008648C3" w:rsidP="00C76A3F">
            <w:pPr>
              <w:rPr>
                <w:rFonts w:eastAsia="Times New Roman"/>
                <w:b/>
              </w:rPr>
            </w:pPr>
          </w:p>
        </w:tc>
      </w:tr>
      <w:tr w:rsidR="008648C3" w:rsidRPr="000E54A0" w14:paraId="5F67DFDB" w14:textId="77777777" w:rsidTr="0028540D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98F8E9B" w14:textId="77777777" w:rsidR="008648C3" w:rsidRPr="00337B89" w:rsidRDefault="008648C3" w:rsidP="00C76A3F">
            <w:pPr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* </w:t>
            </w:r>
            <w:r w:rsidRPr="00337B89">
              <w:rPr>
                <w:rFonts w:eastAsia="Times New Roman"/>
                <w:b/>
                <w:color w:val="000000"/>
              </w:rPr>
              <w:t xml:space="preserve">Системы, которые будут </w:t>
            </w:r>
            <w:r w:rsidRPr="00337B89">
              <w:rPr>
                <w:rFonts w:eastAsia="Times New Roman"/>
                <w:b/>
              </w:rPr>
              <w:t>затронуты запрашиваемыми изменениями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5E9ADE" w14:textId="66AE5323" w:rsidR="008648C3" w:rsidRPr="00370A5F" w:rsidRDefault="005D2747" w:rsidP="00C76A3F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IBSO</w:t>
            </w:r>
            <w:r w:rsidR="008375D7">
              <w:rPr>
                <w:rFonts w:eastAsia="Times New Roman"/>
                <w:color w:val="000000"/>
              </w:rPr>
              <w:t>, СДБО</w:t>
            </w:r>
          </w:p>
        </w:tc>
      </w:tr>
      <w:tr w:rsidR="008648C3" w14:paraId="407654FA" w14:textId="77777777" w:rsidTr="0028540D">
        <w:trPr>
          <w:trHeight w:val="468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03D104" w14:textId="265B067F" w:rsidR="008648C3" w:rsidRPr="009767BD" w:rsidRDefault="008648C3" w:rsidP="00C76A3F">
            <w:pPr>
              <w:rPr>
                <w:rFonts w:eastAsia="Times New Roman" w:cs="Arial"/>
                <w:b/>
                <w:i/>
                <w:color w:val="000000"/>
              </w:rPr>
            </w:pPr>
            <w:r>
              <w:rPr>
                <w:rFonts w:eastAsia="Times New Roman" w:cs="Arial"/>
                <w:b/>
                <w:color w:val="000000"/>
              </w:rPr>
              <w:t>Детали</w:t>
            </w:r>
            <w:r w:rsidRPr="00ED5E47">
              <w:rPr>
                <w:rFonts w:eastAsia="Times New Roman" w:cs="Arial"/>
                <w:b/>
                <w:color w:val="000000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</w:rPr>
              <w:t>запрашиваемых</w:t>
            </w:r>
            <w:r w:rsidRPr="00ED5E47">
              <w:rPr>
                <w:rFonts w:eastAsia="Times New Roman" w:cs="Arial"/>
                <w:b/>
                <w:color w:val="000000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</w:rPr>
              <w:t>изменений</w:t>
            </w:r>
            <w:r w:rsidRPr="00ED5E47">
              <w:rPr>
                <w:rFonts w:eastAsia="Times New Roman" w:cs="Arial"/>
                <w:b/>
                <w:color w:val="000000"/>
              </w:rPr>
              <w:t xml:space="preserve"> </w:t>
            </w:r>
          </w:p>
        </w:tc>
      </w:tr>
      <w:tr w:rsidR="008648C3" w:rsidRPr="000E54A0" w14:paraId="1B4A1146" w14:textId="77777777" w:rsidTr="0028540D">
        <w:trPr>
          <w:trHeight w:val="54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776971" w14:textId="4ED89349" w:rsidR="00D3238E" w:rsidRDefault="00D3238E" w:rsidP="00C76A3F">
            <w:pPr>
              <w:pStyle w:val="aa"/>
              <w:tabs>
                <w:tab w:val="left" w:pos="426"/>
              </w:tabs>
              <w:ind w:left="0"/>
            </w:pPr>
          </w:p>
          <w:p w14:paraId="4FACF909" w14:textId="77777777" w:rsidR="00D3238E" w:rsidRDefault="00D3238E" w:rsidP="00C76A3F">
            <w:pPr>
              <w:pStyle w:val="aa"/>
              <w:tabs>
                <w:tab w:val="left" w:pos="426"/>
              </w:tabs>
              <w:ind w:left="0"/>
            </w:pPr>
          </w:p>
          <w:p w14:paraId="16A6E273" w14:textId="7C6255F0" w:rsidR="00B83369" w:rsidRPr="00D17E7B" w:rsidRDefault="00B83369" w:rsidP="00C76A3F">
            <w:pPr>
              <w:rPr>
                <w:rFonts w:eastAsia="Times New Roman"/>
                <w:color w:val="000000"/>
              </w:rPr>
            </w:pPr>
          </w:p>
        </w:tc>
      </w:tr>
      <w:tr w:rsidR="008648C3" w:rsidRPr="00B47629" w14:paraId="2FB81036" w14:textId="77777777" w:rsidTr="0028540D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3856674" w14:textId="77777777" w:rsidR="008648C3" w:rsidRPr="00B47629" w:rsidRDefault="008648C3" w:rsidP="00C76A3F">
            <w:pPr>
              <w:rPr>
                <w:rFonts w:eastAsia="Times New Roman" w:cs="Arial"/>
                <w:b/>
                <w:i/>
                <w:color w:val="000000"/>
                <w:sz w:val="16"/>
                <w:szCs w:val="16"/>
              </w:rPr>
            </w:pPr>
            <w:r>
              <w:rPr>
                <w:rFonts w:eastAsia="Times New Roman" w:cs="Arial"/>
                <w:b/>
                <w:color w:val="000000"/>
              </w:rPr>
              <w:t>Описание</w:t>
            </w:r>
            <w:r w:rsidRPr="00B47629">
              <w:rPr>
                <w:rFonts w:eastAsia="Times New Roman" w:cs="Arial"/>
                <w:b/>
                <w:color w:val="000000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</w:rPr>
              <w:t>запрашиваемых</w:t>
            </w:r>
            <w:r w:rsidRPr="00B47629">
              <w:rPr>
                <w:rFonts w:eastAsia="Times New Roman" w:cs="Arial"/>
                <w:b/>
                <w:color w:val="000000"/>
              </w:rPr>
              <w:t xml:space="preserve"> </w:t>
            </w:r>
            <w:r>
              <w:rPr>
                <w:rFonts w:eastAsia="Times New Roman" w:cs="Arial"/>
                <w:b/>
                <w:color w:val="000000"/>
              </w:rPr>
              <w:t>изменений</w:t>
            </w:r>
            <w:r w:rsidRPr="00B47629">
              <w:rPr>
                <w:rFonts w:eastAsia="Times New Roman" w:cs="Arial"/>
                <w:color w:val="000000"/>
              </w:rPr>
              <w:t xml:space="preserve">: </w:t>
            </w:r>
          </w:p>
        </w:tc>
      </w:tr>
      <w:tr w:rsidR="008648C3" w:rsidRPr="000E54A0" w14:paraId="5759083F" w14:textId="77777777" w:rsidTr="00925D71">
        <w:trPr>
          <w:trHeight w:val="626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52B791" w14:textId="77777777" w:rsidR="008648C3" w:rsidRPr="00C95150" w:rsidRDefault="008648C3" w:rsidP="00C76A3F">
            <w:pPr>
              <w:rPr>
                <w:rFonts w:eastAsia="Times New Roman"/>
                <w:i/>
                <w:color w:val="000000"/>
              </w:rPr>
            </w:pPr>
            <w:r w:rsidRPr="00C95150">
              <w:rPr>
                <w:rFonts w:eastAsia="Times New Roman" w:cs="Arial"/>
                <w:i/>
                <w:color w:val="000000"/>
              </w:rPr>
              <w:t>[Включите все изменения которые должны быть включены в запрос на разработку или доработку программного обеспечения]</w:t>
            </w:r>
          </w:p>
        </w:tc>
      </w:tr>
      <w:tr w:rsidR="008648C3" w:rsidRPr="000E54A0" w14:paraId="0A041020" w14:textId="77777777" w:rsidTr="0028540D">
        <w:trPr>
          <w:trHeight w:val="354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9E392C" w14:textId="77777777" w:rsidR="008648C3" w:rsidRPr="00C95150" w:rsidRDefault="008648C3" w:rsidP="00C76A3F">
            <w:pPr>
              <w:rPr>
                <w:rFonts w:eastAsia="Times New Roman" w:cs="Arial"/>
                <w:i/>
                <w:color w:val="000000"/>
              </w:rPr>
            </w:pPr>
            <w:r>
              <w:rPr>
                <w:rFonts w:eastAsia="Times New Roman" w:cs="Arial"/>
                <w:b/>
                <w:color w:val="000000"/>
              </w:rPr>
              <w:t>Функциональные требования</w:t>
            </w:r>
          </w:p>
        </w:tc>
      </w:tr>
      <w:tr w:rsidR="008648C3" w:rsidRPr="000E54A0" w14:paraId="54D67AAB" w14:textId="77777777" w:rsidTr="0028540D">
        <w:trPr>
          <w:trHeight w:val="1377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EB4582" w14:textId="77777777" w:rsidR="008648C3" w:rsidRPr="00C95150" w:rsidRDefault="008648C3" w:rsidP="00C76A3F">
            <w:pPr>
              <w:rPr>
                <w:rFonts w:eastAsia="Times New Roman" w:cs="Arial"/>
                <w:i/>
                <w:color w:val="000000"/>
              </w:rPr>
            </w:pPr>
          </w:p>
        </w:tc>
      </w:tr>
      <w:tr w:rsidR="008648C3" w:rsidRPr="000E54A0" w14:paraId="2CD7FD28" w14:textId="77777777" w:rsidTr="0028540D">
        <w:trPr>
          <w:trHeight w:val="347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32CE848" w14:textId="77777777" w:rsidR="008648C3" w:rsidRPr="00D446FF" w:rsidRDefault="008648C3" w:rsidP="00C76A3F">
            <w:pPr>
              <w:rPr>
                <w:b/>
              </w:rPr>
            </w:pPr>
            <w:r>
              <w:rPr>
                <w:b/>
              </w:rPr>
              <w:lastRenderedPageBreak/>
              <w:t>Не функциональные требования</w:t>
            </w:r>
          </w:p>
        </w:tc>
      </w:tr>
      <w:tr w:rsidR="008648C3" w:rsidRPr="000E54A0" w14:paraId="27D5D40D" w14:textId="77777777" w:rsidTr="00925D71">
        <w:trPr>
          <w:trHeight w:val="475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17A9B1" w14:textId="77777777" w:rsidR="008648C3" w:rsidRPr="00C95150" w:rsidRDefault="008648C3" w:rsidP="00C76A3F">
            <w:pPr>
              <w:ind w:left="720"/>
            </w:pPr>
          </w:p>
        </w:tc>
      </w:tr>
      <w:tr w:rsidR="008648C3" w:rsidRPr="00C95150" w14:paraId="71D5FA1F" w14:textId="77777777" w:rsidTr="0028540D">
        <w:trPr>
          <w:trHeight w:val="31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34CE2A" w14:textId="77777777" w:rsidR="008648C3" w:rsidRPr="00D446FF" w:rsidRDefault="008648C3" w:rsidP="00C76A3F">
            <w:pPr>
              <w:rPr>
                <w:b/>
              </w:rPr>
            </w:pPr>
            <w:r w:rsidRPr="00D446FF">
              <w:rPr>
                <w:b/>
              </w:rPr>
              <w:t>Системная перспектива</w:t>
            </w:r>
          </w:p>
        </w:tc>
      </w:tr>
      <w:tr w:rsidR="008648C3" w:rsidRPr="000E54A0" w14:paraId="32447853" w14:textId="77777777" w:rsidTr="00925D71">
        <w:trPr>
          <w:trHeight w:val="109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E96170" w14:textId="0C420C79" w:rsidR="008648C3" w:rsidRPr="008648C3" w:rsidDel="00925D71" w:rsidRDefault="008648C3" w:rsidP="00925D71">
            <w:pPr>
              <w:rPr>
                <w:del w:id="113" w:author="Умбетова Асель Мухаметжановна" w:date="2023-02-02T15:31:00Z"/>
                <w:rFonts w:eastAsia="Times New Roman" w:cs="Arial"/>
                <w:i/>
                <w:color w:val="000000"/>
              </w:rPr>
            </w:pPr>
            <w:r w:rsidRPr="008648C3">
              <w:rPr>
                <w:rFonts w:eastAsia="Times New Roman" w:cs="Arial"/>
                <w:i/>
                <w:color w:val="000000"/>
              </w:rPr>
              <w:t>[Предоставьте полное описание факторов, которые могут помешать успешной реализации или ускорению проектов, в частности, факторов, связанных с соблюдением правовых и нормативных требований, существующих технических, а также бюджетных / ресурсных ограничений.]</w:t>
            </w:r>
          </w:p>
          <w:p w14:paraId="6C4BC7FF" w14:textId="77777777" w:rsidR="008648C3" w:rsidRPr="00C95150" w:rsidRDefault="008648C3" w:rsidP="00C76A3F">
            <w:pPr>
              <w:ind w:left="720"/>
            </w:pPr>
          </w:p>
        </w:tc>
      </w:tr>
    </w:tbl>
    <w:p w14:paraId="531B902A" w14:textId="0651616A" w:rsidR="008648C3" w:rsidRDefault="008648C3" w:rsidP="00C76A3F">
      <w:pPr>
        <w:rPr>
          <w:lang w:eastAsia="ru-RU"/>
        </w:rPr>
      </w:pPr>
    </w:p>
    <w:p w14:paraId="6D5E5C1F" w14:textId="282C3408" w:rsidR="00AC7761" w:rsidRPr="00A0357D" w:rsidRDefault="00AC7761" w:rsidP="00C76A3F">
      <w:pPr>
        <w:rPr>
          <w:lang w:eastAsia="ru-RU"/>
        </w:rPr>
      </w:pPr>
    </w:p>
    <w:p w14:paraId="3E71A0A2" w14:textId="42D4CDD4" w:rsidR="00C43C7C" w:rsidRPr="0021041C" w:rsidRDefault="00C43C7C" w:rsidP="00C76A3F">
      <w:pPr>
        <w:rPr>
          <w:lang w:eastAsia="ru-RU"/>
        </w:rPr>
      </w:pPr>
    </w:p>
    <w:p w14:paraId="60EE28EA" w14:textId="2740680B" w:rsidR="00C43C7C" w:rsidRPr="008D1016" w:rsidRDefault="00C43C7C" w:rsidP="00C76A3F">
      <w:pPr>
        <w:rPr>
          <w:lang w:eastAsia="ru-RU"/>
        </w:rPr>
      </w:pPr>
    </w:p>
    <w:p w14:paraId="3513555D" w14:textId="41BEA022" w:rsidR="00AC7761" w:rsidRDefault="00AC7761" w:rsidP="00C76A3F">
      <w:pPr>
        <w:rPr>
          <w:lang w:eastAsia="ru-RU"/>
        </w:rPr>
      </w:pPr>
    </w:p>
    <w:p w14:paraId="49121FE7" w14:textId="575EBBCE" w:rsidR="00AC7761" w:rsidRDefault="00AC7761" w:rsidP="00C76A3F">
      <w:pPr>
        <w:rPr>
          <w:lang w:eastAsia="ru-RU"/>
        </w:rPr>
      </w:pPr>
    </w:p>
    <w:p w14:paraId="6857B456" w14:textId="07AE33AB" w:rsidR="00AC7761" w:rsidRDefault="00AC7761" w:rsidP="00C76A3F">
      <w:pPr>
        <w:rPr>
          <w:lang w:eastAsia="ru-RU"/>
        </w:rPr>
      </w:pPr>
    </w:p>
    <w:p w14:paraId="7934BB02" w14:textId="77777777" w:rsidR="00A9082C" w:rsidRDefault="00A9082C" w:rsidP="00C76A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sectPr w:rsidR="00A9082C" w:rsidSect="00E22E68">
      <w:pgSz w:w="11906" w:h="16838"/>
      <w:pgMar w:top="568" w:right="787" w:bottom="284" w:left="912" w:header="711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Перфильева Елена Викторовна" w:date="2023-02-02T13:58:00Z" w:initials="ПЕВ">
    <w:p w14:paraId="7D2A1131" w14:textId="7A22F499" w:rsidR="00E10ED5" w:rsidRDefault="00E10ED5">
      <w:pPr>
        <w:pStyle w:val="a6"/>
      </w:pPr>
      <w:r>
        <w:rPr>
          <w:rStyle w:val="a5"/>
        </w:rPr>
        <w:annotationRef/>
      </w:r>
      <w:r>
        <w:t>С 23.01.2023 г. были внесены изменения в общие условия ДБО. Общие условия СДБО были упразднены (все разделы перенесены в общие условия ДБО)</w:t>
      </w:r>
    </w:p>
  </w:comment>
  <w:comment w:id="18" w:author="Умбетова Асель Мухаметжановна" w:date="2023-02-06T14:01:00Z" w:initials="УАМ">
    <w:p w14:paraId="0B87A7BC" w14:textId="506E2BD0" w:rsidR="00567B0C" w:rsidRPr="00567B0C" w:rsidRDefault="00567B0C">
      <w:pPr>
        <w:pStyle w:val="a6"/>
      </w:pPr>
      <w:r>
        <w:rPr>
          <w:rStyle w:val="a5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D2A1131" w15:done="0"/>
  <w15:commentEx w15:paraId="0B87A7BC" w15:paraIdParent="7D2A113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124856" w14:textId="77777777" w:rsidR="006E6D1D" w:rsidRDefault="006E6D1D" w:rsidP="001465D6">
      <w:pPr>
        <w:spacing w:after="0" w:line="240" w:lineRule="auto"/>
      </w:pPr>
      <w:r>
        <w:separator/>
      </w:r>
    </w:p>
  </w:endnote>
  <w:endnote w:type="continuationSeparator" w:id="0">
    <w:p w14:paraId="5E705A04" w14:textId="77777777" w:rsidR="006E6D1D" w:rsidRDefault="006E6D1D" w:rsidP="00146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56F01" w14:textId="77777777" w:rsidR="006E6D1D" w:rsidRDefault="006E6D1D" w:rsidP="001465D6">
      <w:pPr>
        <w:spacing w:after="0" w:line="240" w:lineRule="auto"/>
      </w:pPr>
      <w:r>
        <w:separator/>
      </w:r>
    </w:p>
  </w:footnote>
  <w:footnote w:type="continuationSeparator" w:id="0">
    <w:p w14:paraId="7CD06426" w14:textId="77777777" w:rsidR="006E6D1D" w:rsidRDefault="006E6D1D" w:rsidP="00146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2A54458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50561B"/>
    <w:multiLevelType w:val="hybridMultilevel"/>
    <w:tmpl w:val="183E54AE"/>
    <w:lvl w:ilvl="0" w:tplc="F8E86D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5331D"/>
    <w:multiLevelType w:val="multilevel"/>
    <w:tmpl w:val="518250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3" w15:restartNumberingAfterBreak="0">
    <w:nsid w:val="1E4447CA"/>
    <w:multiLevelType w:val="hybridMultilevel"/>
    <w:tmpl w:val="522E0DB8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F5AD0"/>
    <w:multiLevelType w:val="multilevel"/>
    <w:tmpl w:val="8CEA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E9063C"/>
    <w:multiLevelType w:val="multilevel"/>
    <w:tmpl w:val="8CEA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D5672E"/>
    <w:multiLevelType w:val="hybridMultilevel"/>
    <w:tmpl w:val="7EAC1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6691A"/>
    <w:multiLevelType w:val="hybridMultilevel"/>
    <w:tmpl w:val="183E54AE"/>
    <w:lvl w:ilvl="0" w:tplc="F8E86D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D4EEC"/>
    <w:multiLevelType w:val="multilevel"/>
    <w:tmpl w:val="01B00D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D632224"/>
    <w:multiLevelType w:val="hybridMultilevel"/>
    <w:tmpl w:val="01742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9"/>
  </w:num>
  <w:num w:numId="5">
    <w:abstractNumId w:val="5"/>
  </w:num>
  <w:num w:numId="6">
    <w:abstractNumId w:val="3"/>
  </w:num>
  <w:num w:numId="7">
    <w:abstractNumId w:val="1"/>
  </w:num>
  <w:num w:numId="8">
    <w:abstractNumId w:val="7"/>
  </w:num>
  <w:num w:numId="9">
    <w:abstractNumId w:val="4"/>
  </w:num>
  <w:num w:numId="10">
    <w:abstractNumId w:val="6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ушниязова Асия Сахитжановна">
    <w15:presenceInfo w15:providerId="AD" w15:userId="S-1-5-21-622513670-2817620298-2537078130-28058"/>
  </w15:person>
  <w15:person w15:author="Умбетова Асель Мухаметжановна">
    <w15:presenceInfo w15:providerId="AD" w15:userId="S-1-5-21-622513670-2817620298-2537078130-40113"/>
  </w15:person>
  <w15:person w15:author="Перфильева Елена Викторовна">
    <w15:presenceInfo w15:providerId="AD" w15:userId="S-1-5-21-622513670-2817620298-2537078130-345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ocumentProtection w:edit="trackedChange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32E"/>
    <w:rsid w:val="0000470C"/>
    <w:rsid w:val="00004D98"/>
    <w:rsid w:val="00004E1A"/>
    <w:rsid w:val="00005BC6"/>
    <w:rsid w:val="00011E4D"/>
    <w:rsid w:val="000121A9"/>
    <w:rsid w:val="000123DD"/>
    <w:rsid w:val="0002366D"/>
    <w:rsid w:val="000258A8"/>
    <w:rsid w:val="000316E5"/>
    <w:rsid w:val="00034B45"/>
    <w:rsid w:val="00035F30"/>
    <w:rsid w:val="00036CD3"/>
    <w:rsid w:val="00040923"/>
    <w:rsid w:val="00041050"/>
    <w:rsid w:val="00055F4B"/>
    <w:rsid w:val="0006012B"/>
    <w:rsid w:val="00060ED6"/>
    <w:rsid w:val="00063232"/>
    <w:rsid w:val="000633C8"/>
    <w:rsid w:val="000635AD"/>
    <w:rsid w:val="00065658"/>
    <w:rsid w:val="00065C61"/>
    <w:rsid w:val="00065F51"/>
    <w:rsid w:val="000669A2"/>
    <w:rsid w:val="00072B14"/>
    <w:rsid w:val="0007406B"/>
    <w:rsid w:val="000741DF"/>
    <w:rsid w:val="00086522"/>
    <w:rsid w:val="00091779"/>
    <w:rsid w:val="000A183D"/>
    <w:rsid w:val="000A4FF4"/>
    <w:rsid w:val="000A5517"/>
    <w:rsid w:val="000A7B3A"/>
    <w:rsid w:val="000B1571"/>
    <w:rsid w:val="000B4E17"/>
    <w:rsid w:val="000B68EC"/>
    <w:rsid w:val="000B7BB5"/>
    <w:rsid w:val="000C1F60"/>
    <w:rsid w:val="000E40CF"/>
    <w:rsid w:val="000F056F"/>
    <w:rsid w:val="000F1763"/>
    <w:rsid w:val="000F1A84"/>
    <w:rsid w:val="000F269F"/>
    <w:rsid w:val="000F55C0"/>
    <w:rsid w:val="000F5672"/>
    <w:rsid w:val="000F643A"/>
    <w:rsid w:val="00101500"/>
    <w:rsid w:val="001047FE"/>
    <w:rsid w:val="001058FC"/>
    <w:rsid w:val="00112323"/>
    <w:rsid w:val="00114E11"/>
    <w:rsid w:val="001208A2"/>
    <w:rsid w:val="00121803"/>
    <w:rsid w:val="00130463"/>
    <w:rsid w:val="001329A4"/>
    <w:rsid w:val="00132CE3"/>
    <w:rsid w:val="0013432F"/>
    <w:rsid w:val="00135489"/>
    <w:rsid w:val="00141AFB"/>
    <w:rsid w:val="00143AE4"/>
    <w:rsid w:val="001465D6"/>
    <w:rsid w:val="00153CDD"/>
    <w:rsid w:val="00157408"/>
    <w:rsid w:val="0016354E"/>
    <w:rsid w:val="00163D76"/>
    <w:rsid w:val="0016445A"/>
    <w:rsid w:val="00172002"/>
    <w:rsid w:val="001764ED"/>
    <w:rsid w:val="00176D3B"/>
    <w:rsid w:val="00181B35"/>
    <w:rsid w:val="00183465"/>
    <w:rsid w:val="00192497"/>
    <w:rsid w:val="001938F0"/>
    <w:rsid w:val="00194B53"/>
    <w:rsid w:val="001A12E5"/>
    <w:rsid w:val="001A7459"/>
    <w:rsid w:val="001B576D"/>
    <w:rsid w:val="001B70D8"/>
    <w:rsid w:val="001B7C33"/>
    <w:rsid w:val="001C4A83"/>
    <w:rsid w:val="001C7EB4"/>
    <w:rsid w:val="001D6F46"/>
    <w:rsid w:val="001E085A"/>
    <w:rsid w:val="001E255E"/>
    <w:rsid w:val="001E351E"/>
    <w:rsid w:val="001E48ED"/>
    <w:rsid w:val="001E56EE"/>
    <w:rsid w:val="001F00BA"/>
    <w:rsid w:val="001F0E84"/>
    <w:rsid w:val="001F1FF0"/>
    <w:rsid w:val="001F6987"/>
    <w:rsid w:val="00200C7D"/>
    <w:rsid w:val="00201506"/>
    <w:rsid w:val="00205DD4"/>
    <w:rsid w:val="002065C5"/>
    <w:rsid w:val="0021041C"/>
    <w:rsid w:val="00211B9E"/>
    <w:rsid w:val="00212EF0"/>
    <w:rsid w:val="00213935"/>
    <w:rsid w:val="0021562B"/>
    <w:rsid w:val="00216E45"/>
    <w:rsid w:val="002171F5"/>
    <w:rsid w:val="002178E6"/>
    <w:rsid w:val="0022033F"/>
    <w:rsid w:val="00220AFF"/>
    <w:rsid w:val="00221599"/>
    <w:rsid w:val="00230244"/>
    <w:rsid w:val="00230EB0"/>
    <w:rsid w:val="00241A99"/>
    <w:rsid w:val="00246226"/>
    <w:rsid w:val="002479BE"/>
    <w:rsid w:val="002505FF"/>
    <w:rsid w:val="00251ED2"/>
    <w:rsid w:val="00252271"/>
    <w:rsid w:val="002535E6"/>
    <w:rsid w:val="00253730"/>
    <w:rsid w:val="002555B7"/>
    <w:rsid w:val="00263595"/>
    <w:rsid w:val="0026390E"/>
    <w:rsid w:val="00263961"/>
    <w:rsid w:val="00264C50"/>
    <w:rsid w:val="00265407"/>
    <w:rsid w:val="00273C37"/>
    <w:rsid w:val="00283E79"/>
    <w:rsid w:val="0028540D"/>
    <w:rsid w:val="00292E25"/>
    <w:rsid w:val="00293BF9"/>
    <w:rsid w:val="002940EC"/>
    <w:rsid w:val="00295EE3"/>
    <w:rsid w:val="002A4F4B"/>
    <w:rsid w:val="002A6DBE"/>
    <w:rsid w:val="002B716F"/>
    <w:rsid w:val="002C0F38"/>
    <w:rsid w:val="002C16BD"/>
    <w:rsid w:val="002C1FF6"/>
    <w:rsid w:val="002C2E9E"/>
    <w:rsid w:val="002C7B35"/>
    <w:rsid w:val="002D0E56"/>
    <w:rsid w:val="002D5E31"/>
    <w:rsid w:val="002E0F60"/>
    <w:rsid w:val="002F1D1F"/>
    <w:rsid w:val="002F5352"/>
    <w:rsid w:val="00301859"/>
    <w:rsid w:val="0030309A"/>
    <w:rsid w:val="00305411"/>
    <w:rsid w:val="003101EF"/>
    <w:rsid w:val="0031262A"/>
    <w:rsid w:val="003132A1"/>
    <w:rsid w:val="00317FA6"/>
    <w:rsid w:val="003209D9"/>
    <w:rsid w:val="00321B73"/>
    <w:rsid w:val="00322006"/>
    <w:rsid w:val="003229F4"/>
    <w:rsid w:val="00332362"/>
    <w:rsid w:val="003326B2"/>
    <w:rsid w:val="00336103"/>
    <w:rsid w:val="00343EF4"/>
    <w:rsid w:val="00345B53"/>
    <w:rsid w:val="003472C6"/>
    <w:rsid w:val="00350F73"/>
    <w:rsid w:val="003510D6"/>
    <w:rsid w:val="00352BF8"/>
    <w:rsid w:val="00362E01"/>
    <w:rsid w:val="00363FDD"/>
    <w:rsid w:val="00364F57"/>
    <w:rsid w:val="00366EC8"/>
    <w:rsid w:val="00370A5F"/>
    <w:rsid w:val="00375289"/>
    <w:rsid w:val="00375339"/>
    <w:rsid w:val="00380C83"/>
    <w:rsid w:val="003818D3"/>
    <w:rsid w:val="00383484"/>
    <w:rsid w:val="00385CEE"/>
    <w:rsid w:val="0038664A"/>
    <w:rsid w:val="00392500"/>
    <w:rsid w:val="003A1324"/>
    <w:rsid w:val="003B0180"/>
    <w:rsid w:val="003B1F45"/>
    <w:rsid w:val="003B2140"/>
    <w:rsid w:val="003B500F"/>
    <w:rsid w:val="003B6A6E"/>
    <w:rsid w:val="003C1D95"/>
    <w:rsid w:val="003C2F48"/>
    <w:rsid w:val="003D0018"/>
    <w:rsid w:val="003D1C94"/>
    <w:rsid w:val="003D4A3D"/>
    <w:rsid w:val="003D4E9E"/>
    <w:rsid w:val="003D525A"/>
    <w:rsid w:val="003D59A4"/>
    <w:rsid w:val="003D6751"/>
    <w:rsid w:val="003D7D80"/>
    <w:rsid w:val="003E08B1"/>
    <w:rsid w:val="003E3171"/>
    <w:rsid w:val="003E3C4E"/>
    <w:rsid w:val="003F231B"/>
    <w:rsid w:val="003F7AAD"/>
    <w:rsid w:val="003F7C10"/>
    <w:rsid w:val="0040281B"/>
    <w:rsid w:val="00404C09"/>
    <w:rsid w:val="00405943"/>
    <w:rsid w:val="0040597E"/>
    <w:rsid w:val="00414C80"/>
    <w:rsid w:val="00414EC4"/>
    <w:rsid w:val="0042197F"/>
    <w:rsid w:val="0042232D"/>
    <w:rsid w:val="00423691"/>
    <w:rsid w:val="00424C2C"/>
    <w:rsid w:val="0042605B"/>
    <w:rsid w:val="00427908"/>
    <w:rsid w:val="004348F9"/>
    <w:rsid w:val="00434D5C"/>
    <w:rsid w:val="00443E20"/>
    <w:rsid w:val="00446FEC"/>
    <w:rsid w:val="00452297"/>
    <w:rsid w:val="00452DA1"/>
    <w:rsid w:val="00455D4B"/>
    <w:rsid w:val="00455E67"/>
    <w:rsid w:val="00457556"/>
    <w:rsid w:val="004577FA"/>
    <w:rsid w:val="004676BF"/>
    <w:rsid w:val="00472314"/>
    <w:rsid w:val="00476CEC"/>
    <w:rsid w:val="00483A7A"/>
    <w:rsid w:val="00486264"/>
    <w:rsid w:val="00487292"/>
    <w:rsid w:val="00491792"/>
    <w:rsid w:val="0049287B"/>
    <w:rsid w:val="00494CA5"/>
    <w:rsid w:val="00495E3E"/>
    <w:rsid w:val="004A4BD8"/>
    <w:rsid w:val="004A7646"/>
    <w:rsid w:val="004B24FB"/>
    <w:rsid w:val="004B3979"/>
    <w:rsid w:val="004B54B0"/>
    <w:rsid w:val="004C0C35"/>
    <w:rsid w:val="004C20C9"/>
    <w:rsid w:val="004D21B7"/>
    <w:rsid w:val="004D3437"/>
    <w:rsid w:val="004D42B6"/>
    <w:rsid w:val="004D5348"/>
    <w:rsid w:val="004E21C5"/>
    <w:rsid w:val="004E3AD9"/>
    <w:rsid w:val="004E5B68"/>
    <w:rsid w:val="004E6657"/>
    <w:rsid w:val="004F1D2F"/>
    <w:rsid w:val="004F2A45"/>
    <w:rsid w:val="004F47CA"/>
    <w:rsid w:val="004F4D07"/>
    <w:rsid w:val="00504330"/>
    <w:rsid w:val="00505E56"/>
    <w:rsid w:val="005062F4"/>
    <w:rsid w:val="005144BA"/>
    <w:rsid w:val="005151D5"/>
    <w:rsid w:val="00532744"/>
    <w:rsid w:val="005332EF"/>
    <w:rsid w:val="005351CF"/>
    <w:rsid w:val="005368DA"/>
    <w:rsid w:val="00542334"/>
    <w:rsid w:val="005445BF"/>
    <w:rsid w:val="00545D64"/>
    <w:rsid w:val="005554F8"/>
    <w:rsid w:val="00556761"/>
    <w:rsid w:val="00567B0C"/>
    <w:rsid w:val="00573634"/>
    <w:rsid w:val="00574E01"/>
    <w:rsid w:val="005754F2"/>
    <w:rsid w:val="00575741"/>
    <w:rsid w:val="00575DC3"/>
    <w:rsid w:val="005776E0"/>
    <w:rsid w:val="00581490"/>
    <w:rsid w:val="0058221D"/>
    <w:rsid w:val="00583010"/>
    <w:rsid w:val="005863E6"/>
    <w:rsid w:val="00590002"/>
    <w:rsid w:val="00591811"/>
    <w:rsid w:val="00591F0A"/>
    <w:rsid w:val="0059345F"/>
    <w:rsid w:val="00593DAC"/>
    <w:rsid w:val="005A1AE9"/>
    <w:rsid w:val="005A1C1C"/>
    <w:rsid w:val="005A4734"/>
    <w:rsid w:val="005B164A"/>
    <w:rsid w:val="005B2152"/>
    <w:rsid w:val="005B561C"/>
    <w:rsid w:val="005B5D4D"/>
    <w:rsid w:val="005B7BB7"/>
    <w:rsid w:val="005C0056"/>
    <w:rsid w:val="005C20C3"/>
    <w:rsid w:val="005C26A7"/>
    <w:rsid w:val="005C527A"/>
    <w:rsid w:val="005C5E57"/>
    <w:rsid w:val="005D0652"/>
    <w:rsid w:val="005D06D9"/>
    <w:rsid w:val="005D2747"/>
    <w:rsid w:val="005D3C3C"/>
    <w:rsid w:val="005D4657"/>
    <w:rsid w:val="005E1CA4"/>
    <w:rsid w:val="005E4269"/>
    <w:rsid w:val="005E7033"/>
    <w:rsid w:val="005F141A"/>
    <w:rsid w:val="005F7BC9"/>
    <w:rsid w:val="00600A22"/>
    <w:rsid w:val="00603052"/>
    <w:rsid w:val="006046B7"/>
    <w:rsid w:val="00604810"/>
    <w:rsid w:val="00610A92"/>
    <w:rsid w:val="00614BC0"/>
    <w:rsid w:val="0061766D"/>
    <w:rsid w:val="00624B39"/>
    <w:rsid w:val="00626FD1"/>
    <w:rsid w:val="0062732E"/>
    <w:rsid w:val="00630DFF"/>
    <w:rsid w:val="00633CC1"/>
    <w:rsid w:val="006359D4"/>
    <w:rsid w:val="006403F9"/>
    <w:rsid w:val="00641F86"/>
    <w:rsid w:val="006430AC"/>
    <w:rsid w:val="0064453C"/>
    <w:rsid w:val="0064458F"/>
    <w:rsid w:val="00647355"/>
    <w:rsid w:val="00651A59"/>
    <w:rsid w:val="00652E3A"/>
    <w:rsid w:val="00654168"/>
    <w:rsid w:val="006559CD"/>
    <w:rsid w:val="00657FCF"/>
    <w:rsid w:val="00661148"/>
    <w:rsid w:val="00664981"/>
    <w:rsid w:val="006651D9"/>
    <w:rsid w:val="00665E31"/>
    <w:rsid w:val="0066631B"/>
    <w:rsid w:val="00666595"/>
    <w:rsid w:val="00666803"/>
    <w:rsid w:val="00673D95"/>
    <w:rsid w:val="0067486D"/>
    <w:rsid w:val="00686188"/>
    <w:rsid w:val="00687C1D"/>
    <w:rsid w:val="00691767"/>
    <w:rsid w:val="006922C4"/>
    <w:rsid w:val="006A2A79"/>
    <w:rsid w:val="006A321C"/>
    <w:rsid w:val="006A32A9"/>
    <w:rsid w:val="006A358B"/>
    <w:rsid w:val="006A56A6"/>
    <w:rsid w:val="006A7040"/>
    <w:rsid w:val="006A7DBC"/>
    <w:rsid w:val="006A7EDA"/>
    <w:rsid w:val="006B2A8B"/>
    <w:rsid w:val="006B31B8"/>
    <w:rsid w:val="006B7CF0"/>
    <w:rsid w:val="006C04D9"/>
    <w:rsid w:val="006C4A52"/>
    <w:rsid w:val="006C4E42"/>
    <w:rsid w:val="006C715D"/>
    <w:rsid w:val="006D151C"/>
    <w:rsid w:val="006E0EF2"/>
    <w:rsid w:val="006E2F87"/>
    <w:rsid w:val="006E4DC0"/>
    <w:rsid w:val="006E6D1D"/>
    <w:rsid w:val="006F1C3C"/>
    <w:rsid w:val="006F2F9E"/>
    <w:rsid w:val="006F345E"/>
    <w:rsid w:val="006F5E9F"/>
    <w:rsid w:val="006F7DEF"/>
    <w:rsid w:val="00700086"/>
    <w:rsid w:val="0070071E"/>
    <w:rsid w:val="00702961"/>
    <w:rsid w:val="00703C4F"/>
    <w:rsid w:val="0070609B"/>
    <w:rsid w:val="0071333E"/>
    <w:rsid w:val="00713615"/>
    <w:rsid w:val="00723159"/>
    <w:rsid w:val="007249F3"/>
    <w:rsid w:val="00726F7D"/>
    <w:rsid w:val="007353AA"/>
    <w:rsid w:val="00740650"/>
    <w:rsid w:val="0074309E"/>
    <w:rsid w:val="007458A1"/>
    <w:rsid w:val="00751415"/>
    <w:rsid w:val="00752AA9"/>
    <w:rsid w:val="00755FAF"/>
    <w:rsid w:val="0076111E"/>
    <w:rsid w:val="00763DC9"/>
    <w:rsid w:val="00770589"/>
    <w:rsid w:val="007706A9"/>
    <w:rsid w:val="00770CDB"/>
    <w:rsid w:val="007725AA"/>
    <w:rsid w:val="00776759"/>
    <w:rsid w:val="00781CCC"/>
    <w:rsid w:val="00782EF6"/>
    <w:rsid w:val="00783E13"/>
    <w:rsid w:val="00784738"/>
    <w:rsid w:val="00791A8E"/>
    <w:rsid w:val="00792332"/>
    <w:rsid w:val="00792632"/>
    <w:rsid w:val="007951C7"/>
    <w:rsid w:val="00795E7D"/>
    <w:rsid w:val="007A17AC"/>
    <w:rsid w:val="007B0F26"/>
    <w:rsid w:val="007B2E5A"/>
    <w:rsid w:val="007B3369"/>
    <w:rsid w:val="007B46AB"/>
    <w:rsid w:val="007B4C8A"/>
    <w:rsid w:val="007B6178"/>
    <w:rsid w:val="007B6F08"/>
    <w:rsid w:val="007C327B"/>
    <w:rsid w:val="007D2C5D"/>
    <w:rsid w:val="007D5F0C"/>
    <w:rsid w:val="007E4718"/>
    <w:rsid w:val="007E684D"/>
    <w:rsid w:val="007E7ABB"/>
    <w:rsid w:val="007F26E3"/>
    <w:rsid w:val="007F425F"/>
    <w:rsid w:val="007F6035"/>
    <w:rsid w:val="007F71C2"/>
    <w:rsid w:val="008001A2"/>
    <w:rsid w:val="00800DC0"/>
    <w:rsid w:val="008019E7"/>
    <w:rsid w:val="0080323C"/>
    <w:rsid w:val="00803712"/>
    <w:rsid w:val="00804FB7"/>
    <w:rsid w:val="00805BBE"/>
    <w:rsid w:val="00807536"/>
    <w:rsid w:val="00810997"/>
    <w:rsid w:val="00810CE3"/>
    <w:rsid w:val="0081235B"/>
    <w:rsid w:val="00816C8C"/>
    <w:rsid w:val="00817993"/>
    <w:rsid w:val="00820289"/>
    <w:rsid w:val="00820CB7"/>
    <w:rsid w:val="008221C4"/>
    <w:rsid w:val="008236CC"/>
    <w:rsid w:val="0082694C"/>
    <w:rsid w:val="00826F67"/>
    <w:rsid w:val="00827EFF"/>
    <w:rsid w:val="008302C9"/>
    <w:rsid w:val="00830884"/>
    <w:rsid w:val="00831AA2"/>
    <w:rsid w:val="00834BFC"/>
    <w:rsid w:val="00836A9F"/>
    <w:rsid w:val="008375D7"/>
    <w:rsid w:val="0084164C"/>
    <w:rsid w:val="008425CC"/>
    <w:rsid w:val="00843A12"/>
    <w:rsid w:val="00844154"/>
    <w:rsid w:val="008442C2"/>
    <w:rsid w:val="008520A9"/>
    <w:rsid w:val="008648C3"/>
    <w:rsid w:val="00865376"/>
    <w:rsid w:val="008668EE"/>
    <w:rsid w:val="00870769"/>
    <w:rsid w:val="008725B6"/>
    <w:rsid w:val="008729FB"/>
    <w:rsid w:val="00872C55"/>
    <w:rsid w:val="008747A5"/>
    <w:rsid w:val="00876675"/>
    <w:rsid w:val="0088132D"/>
    <w:rsid w:val="00884146"/>
    <w:rsid w:val="008863DD"/>
    <w:rsid w:val="00886928"/>
    <w:rsid w:val="008916DA"/>
    <w:rsid w:val="008934A1"/>
    <w:rsid w:val="0089430F"/>
    <w:rsid w:val="00897424"/>
    <w:rsid w:val="008A1E50"/>
    <w:rsid w:val="008A217E"/>
    <w:rsid w:val="008A5DB5"/>
    <w:rsid w:val="008B0154"/>
    <w:rsid w:val="008B0A84"/>
    <w:rsid w:val="008B372F"/>
    <w:rsid w:val="008B3961"/>
    <w:rsid w:val="008B540A"/>
    <w:rsid w:val="008B54D3"/>
    <w:rsid w:val="008B6042"/>
    <w:rsid w:val="008B7DE1"/>
    <w:rsid w:val="008C1806"/>
    <w:rsid w:val="008C1E89"/>
    <w:rsid w:val="008C3402"/>
    <w:rsid w:val="008C5B7D"/>
    <w:rsid w:val="008D1016"/>
    <w:rsid w:val="008D68E4"/>
    <w:rsid w:val="008E075C"/>
    <w:rsid w:val="008E252B"/>
    <w:rsid w:val="008E3E7A"/>
    <w:rsid w:val="008E41A5"/>
    <w:rsid w:val="008E4DF4"/>
    <w:rsid w:val="008F1CC0"/>
    <w:rsid w:val="008F200D"/>
    <w:rsid w:val="008F451B"/>
    <w:rsid w:val="008F7019"/>
    <w:rsid w:val="009010A3"/>
    <w:rsid w:val="00903F87"/>
    <w:rsid w:val="009054EE"/>
    <w:rsid w:val="00910DD9"/>
    <w:rsid w:val="00911387"/>
    <w:rsid w:val="00917231"/>
    <w:rsid w:val="0092034A"/>
    <w:rsid w:val="009255DE"/>
    <w:rsid w:val="00925762"/>
    <w:rsid w:val="00925D71"/>
    <w:rsid w:val="0092611B"/>
    <w:rsid w:val="00926686"/>
    <w:rsid w:val="00931F00"/>
    <w:rsid w:val="009341DA"/>
    <w:rsid w:val="00934F90"/>
    <w:rsid w:val="00935437"/>
    <w:rsid w:val="009360D5"/>
    <w:rsid w:val="00943328"/>
    <w:rsid w:val="009443AA"/>
    <w:rsid w:val="009507E1"/>
    <w:rsid w:val="00954730"/>
    <w:rsid w:val="00954C1A"/>
    <w:rsid w:val="0095502F"/>
    <w:rsid w:val="00955891"/>
    <w:rsid w:val="0096238A"/>
    <w:rsid w:val="00962B61"/>
    <w:rsid w:val="009640CA"/>
    <w:rsid w:val="00965588"/>
    <w:rsid w:val="009662F7"/>
    <w:rsid w:val="009738BD"/>
    <w:rsid w:val="00982A34"/>
    <w:rsid w:val="00983318"/>
    <w:rsid w:val="0098649C"/>
    <w:rsid w:val="00994B47"/>
    <w:rsid w:val="009968D5"/>
    <w:rsid w:val="00996A57"/>
    <w:rsid w:val="009A669B"/>
    <w:rsid w:val="009A7D80"/>
    <w:rsid w:val="009B06EC"/>
    <w:rsid w:val="009B0AEE"/>
    <w:rsid w:val="009B2941"/>
    <w:rsid w:val="009B4E2F"/>
    <w:rsid w:val="009B586E"/>
    <w:rsid w:val="009C3EA7"/>
    <w:rsid w:val="009C54C1"/>
    <w:rsid w:val="009D6354"/>
    <w:rsid w:val="009D6726"/>
    <w:rsid w:val="009D7660"/>
    <w:rsid w:val="009E05AF"/>
    <w:rsid w:val="009E3B19"/>
    <w:rsid w:val="009F29D2"/>
    <w:rsid w:val="00A02515"/>
    <w:rsid w:val="00A0357D"/>
    <w:rsid w:val="00A0664C"/>
    <w:rsid w:val="00A12F73"/>
    <w:rsid w:val="00A13D83"/>
    <w:rsid w:val="00A1546A"/>
    <w:rsid w:val="00A15995"/>
    <w:rsid w:val="00A179F2"/>
    <w:rsid w:val="00A228C2"/>
    <w:rsid w:val="00A22F45"/>
    <w:rsid w:val="00A253FE"/>
    <w:rsid w:val="00A27090"/>
    <w:rsid w:val="00A27619"/>
    <w:rsid w:val="00A33AE4"/>
    <w:rsid w:val="00A34ED4"/>
    <w:rsid w:val="00A36F69"/>
    <w:rsid w:val="00A37A18"/>
    <w:rsid w:val="00A40059"/>
    <w:rsid w:val="00A45055"/>
    <w:rsid w:val="00A45FA0"/>
    <w:rsid w:val="00A509EE"/>
    <w:rsid w:val="00A52B50"/>
    <w:rsid w:val="00A53124"/>
    <w:rsid w:val="00A532D9"/>
    <w:rsid w:val="00A555D6"/>
    <w:rsid w:val="00A5691C"/>
    <w:rsid w:val="00A56971"/>
    <w:rsid w:val="00A56AD1"/>
    <w:rsid w:val="00A6079C"/>
    <w:rsid w:val="00A60903"/>
    <w:rsid w:val="00A60EDA"/>
    <w:rsid w:val="00A63528"/>
    <w:rsid w:val="00A66A95"/>
    <w:rsid w:val="00A6703A"/>
    <w:rsid w:val="00A67A58"/>
    <w:rsid w:val="00A67CBB"/>
    <w:rsid w:val="00A72D3E"/>
    <w:rsid w:val="00A74462"/>
    <w:rsid w:val="00A7526E"/>
    <w:rsid w:val="00A81188"/>
    <w:rsid w:val="00A84700"/>
    <w:rsid w:val="00A850D6"/>
    <w:rsid w:val="00A86E9F"/>
    <w:rsid w:val="00A8772F"/>
    <w:rsid w:val="00A9007C"/>
    <w:rsid w:val="00A9082C"/>
    <w:rsid w:val="00A908AC"/>
    <w:rsid w:val="00AA013E"/>
    <w:rsid w:val="00AA2C7D"/>
    <w:rsid w:val="00AA3768"/>
    <w:rsid w:val="00AA39F8"/>
    <w:rsid w:val="00AA3DAE"/>
    <w:rsid w:val="00AA3F27"/>
    <w:rsid w:val="00AA46B9"/>
    <w:rsid w:val="00AA6994"/>
    <w:rsid w:val="00AA7674"/>
    <w:rsid w:val="00AB3846"/>
    <w:rsid w:val="00AB399D"/>
    <w:rsid w:val="00AB3E55"/>
    <w:rsid w:val="00AB578E"/>
    <w:rsid w:val="00AB5A64"/>
    <w:rsid w:val="00AB7CA8"/>
    <w:rsid w:val="00AC191F"/>
    <w:rsid w:val="00AC1956"/>
    <w:rsid w:val="00AC7620"/>
    <w:rsid w:val="00AC7761"/>
    <w:rsid w:val="00AC7D35"/>
    <w:rsid w:val="00AD01D3"/>
    <w:rsid w:val="00AE03FB"/>
    <w:rsid w:val="00AE1959"/>
    <w:rsid w:val="00AE1A12"/>
    <w:rsid w:val="00AE3F77"/>
    <w:rsid w:val="00AF5498"/>
    <w:rsid w:val="00B00085"/>
    <w:rsid w:val="00B00688"/>
    <w:rsid w:val="00B056B5"/>
    <w:rsid w:val="00B05BAD"/>
    <w:rsid w:val="00B06899"/>
    <w:rsid w:val="00B1256B"/>
    <w:rsid w:val="00B203B7"/>
    <w:rsid w:val="00B203F5"/>
    <w:rsid w:val="00B20E43"/>
    <w:rsid w:val="00B22618"/>
    <w:rsid w:val="00B24496"/>
    <w:rsid w:val="00B24538"/>
    <w:rsid w:val="00B24A4D"/>
    <w:rsid w:val="00B25146"/>
    <w:rsid w:val="00B32F22"/>
    <w:rsid w:val="00B352FA"/>
    <w:rsid w:val="00B35B9B"/>
    <w:rsid w:val="00B42940"/>
    <w:rsid w:val="00B50EBD"/>
    <w:rsid w:val="00B50F26"/>
    <w:rsid w:val="00B511E9"/>
    <w:rsid w:val="00B5150D"/>
    <w:rsid w:val="00B51ED8"/>
    <w:rsid w:val="00B52009"/>
    <w:rsid w:val="00B5218B"/>
    <w:rsid w:val="00B524C3"/>
    <w:rsid w:val="00B55476"/>
    <w:rsid w:val="00B568EF"/>
    <w:rsid w:val="00B57655"/>
    <w:rsid w:val="00B63A57"/>
    <w:rsid w:val="00B66659"/>
    <w:rsid w:val="00B67719"/>
    <w:rsid w:val="00B76622"/>
    <w:rsid w:val="00B77D6C"/>
    <w:rsid w:val="00B83369"/>
    <w:rsid w:val="00B83B8A"/>
    <w:rsid w:val="00B83FBF"/>
    <w:rsid w:val="00B936B7"/>
    <w:rsid w:val="00BA1D3E"/>
    <w:rsid w:val="00BA1DDA"/>
    <w:rsid w:val="00BA2BA3"/>
    <w:rsid w:val="00BA583C"/>
    <w:rsid w:val="00BA6BC1"/>
    <w:rsid w:val="00BB080A"/>
    <w:rsid w:val="00BB1358"/>
    <w:rsid w:val="00BB1F88"/>
    <w:rsid w:val="00BB30C5"/>
    <w:rsid w:val="00BB3CC9"/>
    <w:rsid w:val="00BB3F91"/>
    <w:rsid w:val="00BC0BEA"/>
    <w:rsid w:val="00BC176E"/>
    <w:rsid w:val="00BC405C"/>
    <w:rsid w:val="00BC52DB"/>
    <w:rsid w:val="00BC6637"/>
    <w:rsid w:val="00BC6E30"/>
    <w:rsid w:val="00BD106E"/>
    <w:rsid w:val="00BD2264"/>
    <w:rsid w:val="00BE5A16"/>
    <w:rsid w:val="00BE6AB9"/>
    <w:rsid w:val="00BF0937"/>
    <w:rsid w:val="00BF17C3"/>
    <w:rsid w:val="00BF3B47"/>
    <w:rsid w:val="00BF6B64"/>
    <w:rsid w:val="00BF6EDA"/>
    <w:rsid w:val="00C04A30"/>
    <w:rsid w:val="00C07A56"/>
    <w:rsid w:val="00C129A7"/>
    <w:rsid w:val="00C149C4"/>
    <w:rsid w:val="00C14EEF"/>
    <w:rsid w:val="00C2430C"/>
    <w:rsid w:val="00C24957"/>
    <w:rsid w:val="00C26F3A"/>
    <w:rsid w:val="00C27C7A"/>
    <w:rsid w:val="00C37828"/>
    <w:rsid w:val="00C417C7"/>
    <w:rsid w:val="00C43C7C"/>
    <w:rsid w:val="00C441F2"/>
    <w:rsid w:val="00C452B9"/>
    <w:rsid w:val="00C46167"/>
    <w:rsid w:val="00C47B9D"/>
    <w:rsid w:val="00C500E1"/>
    <w:rsid w:val="00C5044F"/>
    <w:rsid w:val="00C5415E"/>
    <w:rsid w:val="00C6256F"/>
    <w:rsid w:val="00C667B6"/>
    <w:rsid w:val="00C718E9"/>
    <w:rsid w:val="00C76A3F"/>
    <w:rsid w:val="00C80818"/>
    <w:rsid w:val="00C84244"/>
    <w:rsid w:val="00C855E4"/>
    <w:rsid w:val="00C900AC"/>
    <w:rsid w:val="00C934B1"/>
    <w:rsid w:val="00C93DD5"/>
    <w:rsid w:val="00C96765"/>
    <w:rsid w:val="00C97562"/>
    <w:rsid w:val="00CA4F15"/>
    <w:rsid w:val="00CA56A3"/>
    <w:rsid w:val="00CB008D"/>
    <w:rsid w:val="00CB1DAA"/>
    <w:rsid w:val="00CB37C6"/>
    <w:rsid w:val="00CB5920"/>
    <w:rsid w:val="00CC3AC2"/>
    <w:rsid w:val="00CC4448"/>
    <w:rsid w:val="00CC789A"/>
    <w:rsid w:val="00CC7C50"/>
    <w:rsid w:val="00CD0F63"/>
    <w:rsid w:val="00CD1299"/>
    <w:rsid w:val="00CD185F"/>
    <w:rsid w:val="00CD59DD"/>
    <w:rsid w:val="00CE5301"/>
    <w:rsid w:val="00CE5FEB"/>
    <w:rsid w:val="00CF0C0D"/>
    <w:rsid w:val="00CF1CAB"/>
    <w:rsid w:val="00CF5F67"/>
    <w:rsid w:val="00D018FD"/>
    <w:rsid w:val="00D019D0"/>
    <w:rsid w:val="00D032DF"/>
    <w:rsid w:val="00D06DFB"/>
    <w:rsid w:val="00D07902"/>
    <w:rsid w:val="00D1200D"/>
    <w:rsid w:val="00D14875"/>
    <w:rsid w:val="00D17114"/>
    <w:rsid w:val="00D17409"/>
    <w:rsid w:val="00D204DD"/>
    <w:rsid w:val="00D20903"/>
    <w:rsid w:val="00D2182C"/>
    <w:rsid w:val="00D223DF"/>
    <w:rsid w:val="00D31462"/>
    <w:rsid w:val="00D3238E"/>
    <w:rsid w:val="00D359AC"/>
    <w:rsid w:val="00D412DA"/>
    <w:rsid w:val="00D41752"/>
    <w:rsid w:val="00D42E7F"/>
    <w:rsid w:val="00D43E1B"/>
    <w:rsid w:val="00D44375"/>
    <w:rsid w:val="00D44642"/>
    <w:rsid w:val="00D44F1A"/>
    <w:rsid w:val="00D51975"/>
    <w:rsid w:val="00D524E0"/>
    <w:rsid w:val="00D52ADF"/>
    <w:rsid w:val="00D536A9"/>
    <w:rsid w:val="00D54A4C"/>
    <w:rsid w:val="00D613B7"/>
    <w:rsid w:val="00D613BD"/>
    <w:rsid w:val="00D64A06"/>
    <w:rsid w:val="00D72B79"/>
    <w:rsid w:val="00D73A51"/>
    <w:rsid w:val="00D76E59"/>
    <w:rsid w:val="00D81699"/>
    <w:rsid w:val="00D8496B"/>
    <w:rsid w:val="00D85339"/>
    <w:rsid w:val="00D86351"/>
    <w:rsid w:val="00D91D73"/>
    <w:rsid w:val="00D925E1"/>
    <w:rsid w:val="00D92DA2"/>
    <w:rsid w:val="00DA6302"/>
    <w:rsid w:val="00DA7F3E"/>
    <w:rsid w:val="00DB191E"/>
    <w:rsid w:val="00DC0359"/>
    <w:rsid w:val="00DC141E"/>
    <w:rsid w:val="00DC31CD"/>
    <w:rsid w:val="00DC3939"/>
    <w:rsid w:val="00DC6217"/>
    <w:rsid w:val="00DC7C2A"/>
    <w:rsid w:val="00DD39FA"/>
    <w:rsid w:val="00DD4AD7"/>
    <w:rsid w:val="00DD59FF"/>
    <w:rsid w:val="00DD7958"/>
    <w:rsid w:val="00DE1FE6"/>
    <w:rsid w:val="00DE2596"/>
    <w:rsid w:val="00DE2622"/>
    <w:rsid w:val="00DE5353"/>
    <w:rsid w:val="00DF1D1A"/>
    <w:rsid w:val="00DF526D"/>
    <w:rsid w:val="00DF6301"/>
    <w:rsid w:val="00E041BF"/>
    <w:rsid w:val="00E06964"/>
    <w:rsid w:val="00E10790"/>
    <w:rsid w:val="00E10ED5"/>
    <w:rsid w:val="00E11980"/>
    <w:rsid w:val="00E12C1B"/>
    <w:rsid w:val="00E14269"/>
    <w:rsid w:val="00E17406"/>
    <w:rsid w:val="00E17F56"/>
    <w:rsid w:val="00E22E68"/>
    <w:rsid w:val="00E25341"/>
    <w:rsid w:val="00E26C83"/>
    <w:rsid w:val="00E32C3C"/>
    <w:rsid w:val="00E33F9B"/>
    <w:rsid w:val="00E41AFB"/>
    <w:rsid w:val="00E448BB"/>
    <w:rsid w:val="00E467F6"/>
    <w:rsid w:val="00E46F9A"/>
    <w:rsid w:val="00E54BE5"/>
    <w:rsid w:val="00E624F5"/>
    <w:rsid w:val="00E62D8A"/>
    <w:rsid w:val="00E63230"/>
    <w:rsid w:val="00E712FF"/>
    <w:rsid w:val="00E74B3B"/>
    <w:rsid w:val="00E76617"/>
    <w:rsid w:val="00E77DB3"/>
    <w:rsid w:val="00E84F53"/>
    <w:rsid w:val="00E93535"/>
    <w:rsid w:val="00E97FBF"/>
    <w:rsid w:val="00EA6B15"/>
    <w:rsid w:val="00EA7F63"/>
    <w:rsid w:val="00EB5471"/>
    <w:rsid w:val="00EB5988"/>
    <w:rsid w:val="00EB7BC6"/>
    <w:rsid w:val="00EC2A9A"/>
    <w:rsid w:val="00EC4784"/>
    <w:rsid w:val="00EC52F2"/>
    <w:rsid w:val="00ED3402"/>
    <w:rsid w:val="00ED3E85"/>
    <w:rsid w:val="00ED4586"/>
    <w:rsid w:val="00EE0788"/>
    <w:rsid w:val="00EE2327"/>
    <w:rsid w:val="00EF1207"/>
    <w:rsid w:val="00F0055B"/>
    <w:rsid w:val="00F009EE"/>
    <w:rsid w:val="00F10462"/>
    <w:rsid w:val="00F13005"/>
    <w:rsid w:val="00F152FB"/>
    <w:rsid w:val="00F158BF"/>
    <w:rsid w:val="00F16428"/>
    <w:rsid w:val="00F23ABE"/>
    <w:rsid w:val="00F2608D"/>
    <w:rsid w:val="00F269D4"/>
    <w:rsid w:val="00F368E9"/>
    <w:rsid w:val="00F37CC0"/>
    <w:rsid w:val="00F404CC"/>
    <w:rsid w:val="00F43B0D"/>
    <w:rsid w:val="00F473B6"/>
    <w:rsid w:val="00F60498"/>
    <w:rsid w:val="00F63F0C"/>
    <w:rsid w:val="00F653D0"/>
    <w:rsid w:val="00F67407"/>
    <w:rsid w:val="00F70B95"/>
    <w:rsid w:val="00F71D85"/>
    <w:rsid w:val="00F73868"/>
    <w:rsid w:val="00F74583"/>
    <w:rsid w:val="00F74F02"/>
    <w:rsid w:val="00F7506B"/>
    <w:rsid w:val="00F778BF"/>
    <w:rsid w:val="00F804A8"/>
    <w:rsid w:val="00F80567"/>
    <w:rsid w:val="00F81358"/>
    <w:rsid w:val="00F827FE"/>
    <w:rsid w:val="00F839CC"/>
    <w:rsid w:val="00F8425E"/>
    <w:rsid w:val="00F87477"/>
    <w:rsid w:val="00F90578"/>
    <w:rsid w:val="00F90DBB"/>
    <w:rsid w:val="00F91C4C"/>
    <w:rsid w:val="00F92985"/>
    <w:rsid w:val="00F94CEF"/>
    <w:rsid w:val="00FA21F7"/>
    <w:rsid w:val="00FA29B8"/>
    <w:rsid w:val="00FA2E8A"/>
    <w:rsid w:val="00FA3858"/>
    <w:rsid w:val="00FA3946"/>
    <w:rsid w:val="00FA548A"/>
    <w:rsid w:val="00FA5C3D"/>
    <w:rsid w:val="00FA696A"/>
    <w:rsid w:val="00FA7651"/>
    <w:rsid w:val="00FB3FC2"/>
    <w:rsid w:val="00FB6D4B"/>
    <w:rsid w:val="00FC001C"/>
    <w:rsid w:val="00FC080F"/>
    <w:rsid w:val="00FC2D59"/>
    <w:rsid w:val="00FC36D7"/>
    <w:rsid w:val="00FC41EB"/>
    <w:rsid w:val="00FD4E8F"/>
    <w:rsid w:val="00FD552A"/>
    <w:rsid w:val="00FE1EF6"/>
    <w:rsid w:val="00FE27E3"/>
    <w:rsid w:val="00FE2F02"/>
    <w:rsid w:val="00FE44C5"/>
    <w:rsid w:val="00FF19D9"/>
    <w:rsid w:val="00FF31CF"/>
    <w:rsid w:val="00FF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EC126"/>
  <w15:chartTrackingRefBased/>
  <w15:docId w15:val="{9234D4C8-0999-41C5-98D1-5DC81B9DB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577FA"/>
  </w:style>
  <w:style w:type="paragraph" w:styleId="1">
    <w:name w:val="heading 1"/>
    <w:basedOn w:val="a0"/>
    <w:next w:val="a0"/>
    <w:link w:val="10"/>
    <w:uiPriority w:val="9"/>
    <w:qFormat/>
    <w:rsid w:val="00486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48626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14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648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486264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4862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48626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31">
    <w:name w:val="Body Text 3"/>
    <w:basedOn w:val="a0"/>
    <w:link w:val="32"/>
    <w:rsid w:val="00486264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486264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1">
    <w:name w:val="Знак Знак1"/>
    <w:rsid w:val="00486264"/>
    <w:rPr>
      <w:rFonts w:ascii="Times New Roman" w:eastAsia="Times New Roman" w:hAnsi="Times New Roman" w:cs="Times New Roman"/>
      <w:sz w:val="24"/>
    </w:rPr>
  </w:style>
  <w:style w:type="character" w:styleId="a5">
    <w:name w:val="annotation reference"/>
    <w:rsid w:val="00486264"/>
    <w:rPr>
      <w:sz w:val="16"/>
      <w:szCs w:val="16"/>
    </w:rPr>
  </w:style>
  <w:style w:type="paragraph" w:styleId="a6">
    <w:name w:val="annotation text"/>
    <w:basedOn w:val="a0"/>
    <w:link w:val="a7"/>
    <w:rsid w:val="004862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Текст примечания Знак"/>
    <w:basedOn w:val="a1"/>
    <w:link w:val="a6"/>
    <w:rsid w:val="004862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0"/>
    <w:link w:val="a9"/>
    <w:uiPriority w:val="99"/>
    <w:semiHidden/>
    <w:unhideWhenUsed/>
    <w:rsid w:val="00486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486264"/>
    <w:rPr>
      <w:rFonts w:ascii="Segoe UI" w:hAnsi="Segoe UI" w:cs="Segoe UI"/>
      <w:sz w:val="18"/>
      <w:szCs w:val="18"/>
    </w:rPr>
  </w:style>
  <w:style w:type="paragraph" w:styleId="aa">
    <w:name w:val="List Paragraph"/>
    <w:aliases w:val="Heading1,Colorful List - Accent 11"/>
    <w:basedOn w:val="a0"/>
    <w:link w:val="ab"/>
    <w:uiPriority w:val="34"/>
    <w:qFormat/>
    <w:rsid w:val="003D0018"/>
    <w:pPr>
      <w:ind w:left="720"/>
      <w:contextualSpacing/>
    </w:pPr>
  </w:style>
  <w:style w:type="paragraph" w:styleId="ac">
    <w:name w:val="annotation subject"/>
    <w:basedOn w:val="a6"/>
    <w:next w:val="a6"/>
    <w:link w:val="ad"/>
    <w:uiPriority w:val="99"/>
    <w:semiHidden/>
    <w:unhideWhenUsed/>
    <w:rsid w:val="00205DD4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d">
    <w:name w:val="Тема примечания Знак"/>
    <w:basedOn w:val="a7"/>
    <w:link w:val="ac"/>
    <w:uiPriority w:val="99"/>
    <w:semiHidden/>
    <w:rsid w:val="00205DD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Revision"/>
    <w:hidden/>
    <w:uiPriority w:val="99"/>
    <w:semiHidden/>
    <w:rsid w:val="00FC080F"/>
    <w:pPr>
      <w:spacing w:after="0" w:line="240" w:lineRule="auto"/>
    </w:pPr>
  </w:style>
  <w:style w:type="paragraph" w:customStyle="1" w:styleId="Default">
    <w:name w:val="Default"/>
    <w:rsid w:val="00BD22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">
    <w:name w:val="Hyperlink"/>
    <w:basedOn w:val="a1"/>
    <w:uiPriority w:val="99"/>
    <w:unhideWhenUsed/>
    <w:rsid w:val="00DE1FE6"/>
    <w:rPr>
      <w:color w:val="0563C1" w:themeColor="hyperlink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8648C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StyleHTScoverheadingredLatin28pt">
    <w:name w:val="Style HTS cover heading red + (Latin) 28 pt"/>
    <w:basedOn w:val="a0"/>
    <w:link w:val="StyleHTScoverheadingredLatin28ptCharChar"/>
    <w:rsid w:val="008648C3"/>
    <w:pPr>
      <w:spacing w:after="0" w:line="240" w:lineRule="auto"/>
    </w:pPr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character" w:customStyle="1" w:styleId="StyleHTScoverheadingredLatin28ptCharChar">
    <w:name w:val="Style HTS cover heading red + (Latin) 28 pt Char Char"/>
    <w:link w:val="StyleHTScoverheadingredLatin28pt"/>
    <w:rsid w:val="008648C3"/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paragraph" w:customStyle="1" w:styleId="commentary">
    <w:name w:val="commentary"/>
    <w:basedOn w:val="a0"/>
    <w:rsid w:val="008648C3"/>
    <w:pPr>
      <w:widowControl w:val="0"/>
      <w:spacing w:before="60" w:after="60" w:line="240" w:lineRule="atLeast"/>
    </w:pPr>
    <w:rPr>
      <w:rFonts w:ascii="Times New Roman" w:eastAsia="Times New Roman" w:hAnsi="Times New Roman" w:cs="Times New Roman"/>
      <w:i/>
      <w:vanish/>
      <w:color w:val="0000FF"/>
      <w:sz w:val="20"/>
      <w:szCs w:val="20"/>
      <w:lang w:val="en-GB"/>
    </w:rPr>
  </w:style>
  <w:style w:type="table" w:styleId="af0">
    <w:name w:val="Table Grid"/>
    <w:basedOn w:val="a2"/>
    <w:uiPriority w:val="39"/>
    <w:rsid w:val="00146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0"/>
    <w:link w:val="af2"/>
    <w:uiPriority w:val="99"/>
    <w:unhideWhenUsed/>
    <w:rsid w:val="0014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1465D6"/>
  </w:style>
  <w:style w:type="paragraph" w:styleId="af3">
    <w:name w:val="footer"/>
    <w:basedOn w:val="a0"/>
    <w:link w:val="af4"/>
    <w:uiPriority w:val="99"/>
    <w:unhideWhenUsed/>
    <w:rsid w:val="0014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1465D6"/>
  </w:style>
  <w:style w:type="character" w:customStyle="1" w:styleId="ab">
    <w:name w:val="Абзац списка Знак"/>
    <w:aliases w:val="Heading1 Знак,Colorful List - Accent 11 Знак"/>
    <w:link w:val="aa"/>
    <w:uiPriority w:val="34"/>
    <w:rsid w:val="001465D6"/>
  </w:style>
  <w:style w:type="paragraph" w:styleId="af5">
    <w:name w:val="footnote text"/>
    <w:basedOn w:val="a0"/>
    <w:link w:val="af6"/>
    <w:uiPriority w:val="99"/>
    <w:rsid w:val="001465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кст сноски Знак"/>
    <w:basedOn w:val="a1"/>
    <w:link w:val="af5"/>
    <w:uiPriority w:val="99"/>
    <w:rsid w:val="001465D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uiPriority w:val="99"/>
    <w:rsid w:val="001465D6"/>
    <w:rPr>
      <w:vertAlign w:val="superscript"/>
    </w:rPr>
  </w:style>
  <w:style w:type="character" w:customStyle="1" w:styleId="30">
    <w:name w:val="Заголовок 3 Знак"/>
    <w:basedOn w:val="a1"/>
    <w:link w:val="3"/>
    <w:rsid w:val="001465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footnotedescription">
    <w:name w:val="footnote description"/>
    <w:next w:val="a0"/>
    <w:link w:val="footnotedescriptionChar"/>
    <w:hidden/>
    <w:rsid w:val="001465D6"/>
    <w:pPr>
      <w:spacing w:after="0" w:line="272" w:lineRule="auto"/>
      <w:ind w:left="365" w:right="32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1465D6"/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mark">
    <w:name w:val="footnote mark"/>
    <w:hidden/>
    <w:rsid w:val="001465D6"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rsid w:val="001465D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Normal (Web)"/>
    <w:basedOn w:val="a0"/>
    <w:uiPriority w:val="99"/>
    <w:unhideWhenUsed/>
    <w:rsid w:val="002854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">
    <w:name w:val="List Bullet"/>
    <w:basedOn w:val="a0"/>
    <w:autoRedefine/>
    <w:rsid w:val="00FC41EB"/>
    <w:pPr>
      <w:numPr>
        <w:numId w:val="3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9">
    <w:name w:val="Термин Знак"/>
    <w:rsid w:val="00FC41EB"/>
    <w:rPr>
      <w:b/>
      <w:bCs/>
      <w:i/>
      <w:iCs/>
      <w:sz w:val="24"/>
      <w:szCs w:val="24"/>
      <w:lang w:val="ru-RU" w:eastAsia="ru-RU" w:bidi="ar-SA"/>
    </w:rPr>
  </w:style>
  <w:style w:type="paragraph" w:customStyle="1" w:styleId="typographytypographyzf6fj">
    <w:name w:val="typography___typography__zf6fj"/>
    <w:basedOn w:val="a0"/>
    <w:rsid w:val="00F43B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Strong"/>
    <w:basedOn w:val="a1"/>
    <w:uiPriority w:val="22"/>
    <w:qFormat/>
    <w:rsid w:val="00C43C7C"/>
    <w:rPr>
      <w:b/>
      <w:bCs/>
    </w:rPr>
  </w:style>
  <w:style w:type="paragraph" w:styleId="afb">
    <w:name w:val="No Spacing"/>
    <w:uiPriority w:val="1"/>
    <w:qFormat/>
    <w:rsid w:val="00301859"/>
    <w:pPr>
      <w:spacing w:after="0" w:line="240" w:lineRule="auto"/>
    </w:pPr>
  </w:style>
  <w:style w:type="character" w:customStyle="1" w:styleId="s0">
    <w:name w:val="s0"/>
    <w:qFormat/>
    <w:rsid w:val="00AC1956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  <w:style w:type="paragraph" w:customStyle="1" w:styleId="pr">
    <w:name w:val="pr"/>
    <w:basedOn w:val="a0"/>
    <w:rsid w:val="00AA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c">
    <w:name w:val="pc"/>
    <w:basedOn w:val="a0"/>
    <w:rsid w:val="00AA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1">
    <w:name w:val="s1"/>
    <w:basedOn w:val="a1"/>
    <w:rsid w:val="00AA3F27"/>
  </w:style>
  <w:style w:type="paragraph" w:customStyle="1" w:styleId="pj">
    <w:name w:val="pj"/>
    <w:basedOn w:val="a0"/>
    <w:rsid w:val="006E0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7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Zhanzhiyenova_K@bankrbk.k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17A5F-256E-486F-9B56-1EC87381D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Петрик</dc:creator>
  <cp:keywords/>
  <dc:description/>
  <cp:lastModifiedBy>Умбетова Асель Мухаметжановна</cp:lastModifiedBy>
  <cp:revision>5</cp:revision>
  <dcterms:created xsi:type="dcterms:W3CDTF">2023-02-06T08:05:00Z</dcterms:created>
  <dcterms:modified xsi:type="dcterms:W3CDTF">2023-02-23T12:54:00Z</dcterms:modified>
</cp:coreProperties>
</file>